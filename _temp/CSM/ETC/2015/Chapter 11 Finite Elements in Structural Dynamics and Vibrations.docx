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966" w:rsidRDefault="004A5966" w:rsidP="00B92276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Chapter 6 </w:t>
      </w:r>
      <w:r>
        <w:rPr>
          <w:b/>
          <w:sz w:val="24"/>
        </w:rPr>
        <w:t>Isoparametric Element(Incompatible Mode, Patch test)</w:t>
      </w:r>
    </w:p>
    <w:p w:rsidR="00A72AA9" w:rsidRPr="00A72AA9" w:rsidRDefault="00A72AA9" w:rsidP="00B92276">
      <w:pPr>
        <w:jc w:val="center"/>
        <w:rPr>
          <w:b/>
          <w:sz w:val="28"/>
        </w:rPr>
      </w:pPr>
      <w:r w:rsidRPr="00A72AA9">
        <w:rPr>
          <w:b/>
          <w:sz w:val="28"/>
        </w:rPr>
        <w:t>Incompatible Mode</w:t>
      </w:r>
    </w:p>
    <w:p w:rsidR="004A5966" w:rsidRDefault="004A5966" w:rsidP="00B92276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Q4 : Shear locking defect   Why? </w:t>
      </w:r>
      <w:r>
        <w:rPr>
          <w:b/>
          <w:sz w:val="24"/>
        </w:rPr>
        <w:t xml:space="preserve">: </w:t>
      </w:r>
      <w:r>
        <w:rPr>
          <w:rFonts w:hint="eastAsia"/>
          <w:b/>
          <w:sz w:val="24"/>
        </w:rPr>
        <w:t xml:space="preserve">x와 </w:t>
      </w:r>
      <w:r>
        <w:rPr>
          <w:b/>
          <w:sz w:val="24"/>
        </w:rPr>
        <w:t>y</w:t>
      </w:r>
      <w:r>
        <w:rPr>
          <w:rFonts w:hint="eastAsia"/>
          <w:b/>
          <w:sz w:val="24"/>
        </w:rPr>
        <w:t xml:space="preserve">항에 관한 </w:t>
      </w:r>
      <w:r>
        <w:rPr>
          <w:b/>
          <w:sz w:val="24"/>
        </w:rPr>
        <w:t>Quadratic term</w:t>
      </w:r>
      <w:r>
        <w:rPr>
          <w:rFonts w:hint="eastAsia"/>
          <w:b/>
          <w:sz w:val="24"/>
        </w:rPr>
        <w:t>이 없다.</w:t>
      </w:r>
    </w:p>
    <w:p w:rsidR="004A5966" w:rsidRDefault="003E7014" w:rsidP="00B92276">
      <w:pPr>
        <w:jc w:val="center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EB84AD" wp14:editId="5F4DC8FF">
            <wp:simplePos x="0" y="0"/>
            <wp:positionH relativeFrom="margin">
              <wp:posOffset>2286000</wp:posOffset>
            </wp:positionH>
            <wp:positionV relativeFrom="paragraph">
              <wp:posOffset>186055</wp:posOffset>
            </wp:positionV>
            <wp:extent cx="2790825" cy="857250"/>
            <wp:effectExtent l="0" t="0" r="9525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2540</wp:posOffset>
            </wp:positionV>
            <wp:extent cx="876300" cy="1228725"/>
            <wp:effectExtent l="0" t="0" r="0" b="9525"/>
            <wp:wrapThrough wrapText="bothSides">
              <wp:wrapPolygon edited="0">
                <wp:start x="0" y="0"/>
                <wp:lineTo x="0" y="21433"/>
                <wp:lineTo x="21130" y="21433"/>
                <wp:lineTo x="21130" y="0"/>
                <wp:lineTo x="0" y="0"/>
              </wp:wrapPolygon>
            </wp:wrapThrough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966" w:rsidRDefault="004A5966" w:rsidP="00B92276">
      <w:pPr>
        <w:jc w:val="center"/>
        <w:rPr>
          <w:b/>
          <w:sz w:val="24"/>
        </w:rPr>
      </w:pPr>
    </w:p>
    <w:p w:rsidR="003E7014" w:rsidRDefault="003E7014" w:rsidP="003E7014">
      <w:pPr>
        <w:rPr>
          <w:b/>
          <w:sz w:val="24"/>
        </w:rPr>
      </w:pPr>
    </w:p>
    <w:p w:rsidR="003E7014" w:rsidRDefault="003E7014" w:rsidP="003E7014">
      <w:pPr>
        <w:ind w:firstLineChars="150" w:firstLine="360"/>
        <w:rPr>
          <w:b/>
          <w:sz w:val="24"/>
        </w:rPr>
      </w:pPr>
      <w:r>
        <w:rPr>
          <w:b/>
          <w:sz w:val="24"/>
        </w:rPr>
        <w:t xml:space="preserve">Shear locking </w:t>
      </w:r>
      <w:r>
        <w:rPr>
          <w:rFonts w:hint="eastAsia"/>
          <w:b/>
          <w:sz w:val="24"/>
        </w:rPr>
        <w:t xml:space="preserve">문제를 해결하기 위해서 노드를 추가하여 </w:t>
      </w:r>
      <w:r>
        <w:rPr>
          <w:b/>
          <w:sz w:val="24"/>
        </w:rPr>
        <w:t>Q6</w:t>
      </w:r>
      <w:r w:rsidR="00A72AA9">
        <w:rPr>
          <w:b/>
          <w:sz w:val="24"/>
        </w:rPr>
        <w:t xml:space="preserve"> </w:t>
      </w:r>
      <w:r w:rsidR="00A72AA9">
        <w:rPr>
          <w:rFonts w:hint="eastAsia"/>
          <w:b/>
          <w:sz w:val="24"/>
        </w:rPr>
        <w:t>element</w:t>
      </w:r>
    </w:p>
    <w:p w:rsidR="003E7014" w:rsidRDefault="003E7014" w:rsidP="003E7014">
      <w:pPr>
        <w:ind w:firstLineChars="150" w:firstLine="300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22EB2F" wp14:editId="37A5427E">
            <wp:simplePos x="0" y="0"/>
            <wp:positionH relativeFrom="column">
              <wp:posOffset>701675</wp:posOffset>
            </wp:positionH>
            <wp:positionV relativeFrom="paragraph">
              <wp:posOffset>6350</wp:posOffset>
            </wp:positionV>
            <wp:extent cx="4048125" cy="1171575"/>
            <wp:effectExtent l="0" t="0" r="9525" b="9525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014" w:rsidRDefault="003E7014" w:rsidP="00B92276">
      <w:pPr>
        <w:jc w:val="center"/>
        <w:rPr>
          <w:b/>
          <w:sz w:val="24"/>
        </w:rPr>
      </w:pPr>
    </w:p>
    <w:p w:rsidR="003E7014" w:rsidRDefault="003E7014" w:rsidP="003E7014">
      <w:pPr>
        <w:rPr>
          <w:b/>
          <w:sz w:val="24"/>
        </w:rPr>
      </w:pPr>
    </w:p>
    <w:p w:rsidR="003E7014" w:rsidRDefault="003E7014" w:rsidP="003E7014">
      <w:pPr>
        <w:ind w:firstLineChars="200" w:firstLine="480"/>
        <w:rPr>
          <w:b/>
          <w:sz w:val="24"/>
        </w:rPr>
      </w:pPr>
      <w:r>
        <w:rPr>
          <w:rFonts w:hint="eastAsia"/>
          <w:b/>
          <w:sz w:val="24"/>
        </w:rPr>
        <w:t xml:space="preserve">x와 </w:t>
      </w:r>
      <w:r>
        <w:rPr>
          <w:b/>
          <w:sz w:val="24"/>
        </w:rPr>
        <w:t>y</w:t>
      </w:r>
      <w:r>
        <w:rPr>
          <w:rFonts w:hint="eastAsia"/>
          <w:b/>
          <w:sz w:val="24"/>
        </w:rPr>
        <w:t xml:space="preserve">항에 관한 </w:t>
      </w:r>
      <w:r>
        <w:rPr>
          <w:b/>
          <w:sz w:val="24"/>
        </w:rPr>
        <w:t>Quadratic term</w:t>
      </w:r>
      <w:r>
        <w:rPr>
          <w:rFonts w:hint="eastAsia"/>
          <w:b/>
          <w:sz w:val="24"/>
        </w:rPr>
        <w:t xml:space="preserve">이 이 생김으로 </w:t>
      </w:r>
      <w:r>
        <w:rPr>
          <w:b/>
          <w:sz w:val="24"/>
        </w:rPr>
        <w:t xml:space="preserve">shear locking </w:t>
      </w:r>
      <w:r>
        <w:rPr>
          <w:rFonts w:hint="eastAsia"/>
          <w:b/>
          <w:sz w:val="24"/>
        </w:rPr>
        <w:t>문제는 해결.</w:t>
      </w:r>
    </w:p>
    <w:p w:rsidR="0002127F" w:rsidRDefault="003E7014" w:rsidP="003E7014">
      <w:pPr>
        <w:ind w:firstLineChars="200" w:firstLine="480"/>
        <w:rPr>
          <w:b/>
          <w:sz w:val="24"/>
        </w:rPr>
      </w:pPr>
      <w:r>
        <w:rPr>
          <w:rFonts w:hint="eastAsia"/>
          <w:b/>
          <w:sz w:val="24"/>
        </w:rPr>
        <w:t>하지만,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노드를 추가 =&gt;</w:t>
      </w:r>
      <w:r w:rsidR="0002127F">
        <w:rPr>
          <w:b/>
          <w:sz w:val="24"/>
        </w:rPr>
        <w:t>2</w:t>
      </w:r>
      <w:r w:rsidR="0002127F">
        <w:rPr>
          <w:rFonts w:hint="eastAsia"/>
          <w:b/>
          <w:sz w:val="24"/>
        </w:rPr>
        <w:t>가지 문제 발생</w:t>
      </w:r>
    </w:p>
    <w:p w:rsidR="0002127F" w:rsidRDefault="0002127F" w:rsidP="0002127F">
      <w:pPr>
        <w:ind w:firstLineChars="300" w:firstLine="600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E0D9C8" wp14:editId="5C0FA8B1">
            <wp:simplePos x="0" y="0"/>
            <wp:positionH relativeFrom="column">
              <wp:posOffset>276225</wp:posOffset>
            </wp:positionH>
            <wp:positionV relativeFrom="paragraph">
              <wp:posOffset>391795</wp:posOffset>
            </wp:positionV>
            <wp:extent cx="2552700" cy="1308663"/>
            <wp:effectExtent l="0" t="0" r="0" b="6350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0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7014">
        <w:rPr>
          <w:b/>
          <w:sz w:val="24"/>
        </w:rPr>
        <w:t>1</w:t>
      </w:r>
      <w:r>
        <w:rPr>
          <w:b/>
          <w:sz w:val="24"/>
        </w:rPr>
        <w:t>)</w:t>
      </w:r>
      <w:r w:rsidR="003E7014">
        <w:rPr>
          <w:b/>
          <w:sz w:val="24"/>
        </w:rPr>
        <w:t xml:space="preserve"> Incompatible Mode </w:t>
      </w:r>
    </w:p>
    <w:p w:rsidR="003E7014" w:rsidRDefault="003E7014" w:rsidP="003E7014">
      <w:pPr>
        <w:ind w:firstLineChars="200" w:firstLine="480"/>
        <w:rPr>
          <w:b/>
          <w:sz w:val="24"/>
        </w:rPr>
      </w:pPr>
      <w:r>
        <w:rPr>
          <w:rFonts w:hint="eastAsia"/>
          <w:b/>
          <w:sz w:val="24"/>
        </w:rPr>
        <w:t>Overlap</w:t>
      </w:r>
      <w:r>
        <w:rPr>
          <w:b/>
          <w:sz w:val="24"/>
        </w:rPr>
        <w:t xml:space="preserve"> , Gap</w:t>
      </w:r>
    </w:p>
    <w:p w:rsidR="003E7014" w:rsidRDefault="003E7014" w:rsidP="003E7014">
      <w:pPr>
        <w:rPr>
          <w:b/>
          <w:sz w:val="24"/>
        </w:rPr>
      </w:pPr>
    </w:p>
    <w:p w:rsidR="003E7014" w:rsidRDefault="003E7014" w:rsidP="003E7014">
      <w:pPr>
        <w:rPr>
          <w:b/>
          <w:sz w:val="24"/>
        </w:rPr>
      </w:pPr>
    </w:p>
    <w:p w:rsidR="0002127F" w:rsidRDefault="0002127F" w:rsidP="0002127F">
      <w:pPr>
        <w:ind w:firstLineChars="200" w:firstLine="480"/>
        <w:rPr>
          <w:b/>
          <w:sz w:val="24"/>
        </w:rPr>
      </w:pPr>
      <w:r>
        <w:rPr>
          <w:b/>
          <w:sz w:val="24"/>
        </w:rPr>
        <w:t>2) Zero-energy Mode</w:t>
      </w:r>
      <w:r>
        <w:rPr>
          <w:rFonts w:hint="eastAsia"/>
          <w:b/>
          <w:sz w:val="24"/>
        </w:rPr>
        <w:t>: 하중에 의해 발생되는 Strain에 기여하지 않는 모드</w:t>
      </w:r>
    </w:p>
    <w:p w:rsidR="0002127F" w:rsidRDefault="0002127F" w:rsidP="0002127F">
      <w:pPr>
        <w:ind w:left="797"/>
        <w:rPr>
          <w:b/>
          <w:sz w:val="24"/>
        </w:rPr>
      </w:pPr>
      <w:r>
        <w:rPr>
          <w:rFonts w:hint="eastAsia"/>
          <w:b/>
          <w:sz w:val="24"/>
        </w:rPr>
        <w:t>Stiffness matri</w:t>
      </w:r>
      <w:r>
        <w:rPr>
          <w:b/>
          <w:sz w:val="24"/>
        </w:rPr>
        <w:t>x</w:t>
      </w:r>
      <w:r>
        <w:rPr>
          <w:rFonts w:hint="eastAsia"/>
          <w:b/>
          <w:sz w:val="24"/>
        </w:rPr>
        <w:t>에서 S</w:t>
      </w:r>
      <w:r>
        <w:rPr>
          <w:b/>
          <w:sz w:val="24"/>
        </w:rPr>
        <w:t>ingularity</w:t>
      </w:r>
      <w:r>
        <w:rPr>
          <w:rFonts w:hint="eastAsia"/>
          <w:b/>
          <w:sz w:val="24"/>
        </w:rPr>
        <w:t>를 발생할 수 있다.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이를 체크하기 위해서 </w:t>
      </w:r>
      <w:r>
        <w:rPr>
          <w:b/>
          <w:sz w:val="24"/>
        </w:rPr>
        <w:t>eigen analysis</w:t>
      </w:r>
      <w:r>
        <w:rPr>
          <w:rFonts w:hint="eastAsia"/>
          <w:b/>
          <w:sz w:val="24"/>
        </w:rPr>
        <w:t>가 필요함</w:t>
      </w:r>
    </w:p>
    <w:p w:rsidR="003E7014" w:rsidRDefault="003E7014" w:rsidP="003E7014">
      <w:pPr>
        <w:rPr>
          <w:b/>
          <w:sz w:val="24"/>
        </w:rPr>
      </w:pPr>
    </w:p>
    <w:p w:rsidR="00A72AA9" w:rsidRDefault="0002127F" w:rsidP="00A72AA9">
      <w:pPr>
        <w:jc w:val="center"/>
        <w:rPr>
          <w:b/>
          <w:sz w:val="28"/>
        </w:rPr>
      </w:pPr>
      <w:r>
        <w:rPr>
          <w:rFonts w:hint="eastAsia"/>
          <w:b/>
          <w:sz w:val="24"/>
        </w:rPr>
        <w:lastRenderedPageBreak/>
        <w:tab/>
      </w:r>
      <w:r w:rsidR="00A72AA9">
        <w:rPr>
          <w:b/>
          <w:sz w:val="28"/>
        </w:rPr>
        <w:t>Patch test</w:t>
      </w:r>
    </w:p>
    <w:p w:rsidR="00A72AA9" w:rsidRDefault="00A72AA9" w:rsidP="00A72AA9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Ask if an assembly element can display a constant state of strain?</w:t>
      </w:r>
    </w:p>
    <w:p w:rsidR="003E7014" w:rsidRDefault="00A72AA9" w:rsidP="003E7014">
      <w:pPr>
        <w:rPr>
          <w:b/>
          <w:sz w:val="24"/>
        </w:rPr>
      </w:pPr>
      <w:r>
        <w:rPr>
          <w:rFonts w:hint="eastAsia"/>
          <w:b/>
          <w:sz w:val="24"/>
        </w:rPr>
        <w:t xml:space="preserve">Patch test 절차 </w:t>
      </w:r>
    </w:p>
    <w:p w:rsidR="00A72AA9" w:rsidRDefault="00A72AA9" w:rsidP="00A72AA9">
      <w:pPr>
        <w:pStyle w:val="a4"/>
        <w:numPr>
          <w:ilvl w:val="0"/>
          <w:numId w:val="2"/>
        </w:numPr>
        <w:ind w:leftChars="0"/>
        <w:rPr>
          <w:b/>
          <w:sz w:val="24"/>
        </w:rPr>
      </w:pPr>
      <w:r>
        <w:rPr>
          <w:rFonts w:hint="eastAsia"/>
          <w:b/>
          <w:sz w:val="24"/>
        </w:rPr>
        <w:t xml:space="preserve">충분한 </w:t>
      </w:r>
      <w:r>
        <w:rPr>
          <w:b/>
          <w:sz w:val="24"/>
        </w:rPr>
        <w:t>Boundary condition</w:t>
      </w:r>
      <w:r>
        <w:rPr>
          <w:rFonts w:hint="eastAsia"/>
          <w:b/>
          <w:sz w:val="24"/>
        </w:rPr>
        <w:t>을 적용하여</w:t>
      </w:r>
      <w:r w:rsidR="00AA7C56">
        <w:rPr>
          <w:rFonts w:hint="eastAsia"/>
          <w:b/>
          <w:sz w:val="24"/>
        </w:rPr>
        <w:t xml:space="preserve">, </w:t>
      </w:r>
      <w:r w:rsidR="00AA7C56">
        <w:rPr>
          <w:b/>
          <w:sz w:val="24"/>
        </w:rPr>
        <w:t>Rigid body motion</w:t>
      </w:r>
      <w:r w:rsidR="00AA7C56">
        <w:rPr>
          <w:rFonts w:hint="eastAsia"/>
          <w:b/>
          <w:sz w:val="24"/>
        </w:rPr>
        <w:t>을 방지</w:t>
      </w:r>
    </w:p>
    <w:p w:rsidR="00AA7C56" w:rsidRDefault="00AA7C56" w:rsidP="00A72AA9">
      <w:pPr>
        <w:pStyle w:val="a4"/>
        <w:numPr>
          <w:ilvl w:val="0"/>
          <w:numId w:val="2"/>
        </w:numPr>
        <w:ind w:leftChars="0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C0F00C" wp14:editId="70C5D1C6">
            <wp:simplePos x="0" y="0"/>
            <wp:positionH relativeFrom="column">
              <wp:posOffset>161925</wp:posOffset>
            </wp:positionH>
            <wp:positionV relativeFrom="paragraph">
              <wp:posOffset>673100</wp:posOffset>
            </wp:positionV>
            <wp:extent cx="2343150" cy="1581150"/>
            <wp:effectExtent l="0" t="0" r="0" b="0"/>
            <wp:wrapSquare wrapText="bothSides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4"/>
        </w:rPr>
        <w:t>Work-equivalent nodal load 를 적용한다.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이때 </w:t>
      </w:r>
      <w:r>
        <w:rPr>
          <w:b/>
          <w:sz w:val="24"/>
        </w:rPr>
        <w:t>I</w:t>
      </w:r>
      <w:r>
        <w:rPr>
          <w:rFonts w:hint="eastAsia"/>
          <w:b/>
          <w:sz w:val="24"/>
        </w:rPr>
        <w:t xml:space="preserve">mcompatible </w:t>
      </w:r>
      <w:r>
        <w:rPr>
          <w:b/>
          <w:sz w:val="24"/>
        </w:rPr>
        <w:t>mode</w:t>
      </w:r>
      <w:r>
        <w:rPr>
          <w:rFonts w:hint="eastAsia"/>
          <w:b/>
          <w:sz w:val="24"/>
        </w:rPr>
        <w:t>를 고려하지 않고 적용한다.</w:t>
      </w:r>
      <w:r>
        <w:rPr>
          <w:b/>
          <w:sz w:val="24"/>
        </w:rPr>
        <w:t xml:space="preserve"> </w:t>
      </w:r>
    </w:p>
    <w:p w:rsidR="00AA7C56" w:rsidRDefault="00AA7C56" w:rsidP="00AA7C56">
      <w:pPr>
        <w:pStyle w:val="a4"/>
        <w:ind w:leftChars="0" w:left="480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2D4A3A" wp14:editId="51857E1B">
            <wp:simplePos x="0" y="0"/>
            <wp:positionH relativeFrom="column">
              <wp:posOffset>2590800</wp:posOffset>
            </wp:positionH>
            <wp:positionV relativeFrom="paragraph">
              <wp:posOffset>568325</wp:posOffset>
            </wp:positionV>
            <wp:extent cx="3333750" cy="619125"/>
            <wp:effectExtent l="0" t="0" r="0" b="9525"/>
            <wp:wrapSquare wrapText="bothSides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99A1C72" wp14:editId="4841FC62">
            <wp:extent cx="2990850" cy="42862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56" w:rsidRDefault="00AA7C56" w:rsidP="00AA7C56">
      <w:pPr>
        <w:pStyle w:val="a4"/>
        <w:ind w:leftChars="0" w:left="480"/>
        <w:rPr>
          <w:b/>
          <w:sz w:val="24"/>
        </w:rPr>
      </w:pPr>
    </w:p>
    <w:p w:rsidR="00AA7C56" w:rsidRDefault="00AA7C56" w:rsidP="00AA7C56">
      <w:pPr>
        <w:pStyle w:val="a4"/>
        <w:numPr>
          <w:ilvl w:val="0"/>
          <w:numId w:val="2"/>
        </w:numPr>
        <w:ind w:leftChars="0"/>
        <w:rPr>
          <w:b/>
          <w:sz w:val="24"/>
        </w:rPr>
      </w:pPr>
      <w:r>
        <w:rPr>
          <w:rFonts w:hint="eastAsia"/>
          <w:b/>
          <w:sz w:val="24"/>
        </w:rPr>
        <w:t xml:space="preserve">다른 </w:t>
      </w:r>
      <w:r>
        <w:rPr>
          <w:b/>
          <w:sz w:val="24"/>
        </w:rPr>
        <w:t>FE model</w:t>
      </w:r>
      <w:r>
        <w:rPr>
          <w:rFonts w:hint="eastAsia"/>
          <w:b/>
          <w:sz w:val="24"/>
        </w:rPr>
        <w:t xml:space="preserve">과 모든 노드에서의 </w:t>
      </w:r>
      <w:r>
        <w:rPr>
          <w:b/>
          <w:sz w:val="24"/>
        </w:rPr>
        <w:t>stress</w:t>
      </w:r>
      <w:r>
        <w:rPr>
          <w:rFonts w:hint="eastAsia"/>
          <w:b/>
          <w:sz w:val="24"/>
        </w:rPr>
        <w:t>를 값을 비교한다.</w:t>
      </w:r>
    </w:p>
    <w:p w:rsidR="00AA7C56" w:rsidRPr="00AA7C56" w:rsidRDefault="00AA7C56" w:rsidP="00AA7C56">
      <w:pPr>
        <w:rPr>
          <w:b/>
          <w:sz w:val="24"/>
        </w:rPr>
      </w:pPr>
      <w:r>
        <w:rPr>
          <w:rFonts w:hint="eastAsia"/>
          <w:b/>
          <w:sz w:val="24"/>
        </w:rPr>
        <w:t xml:space="preserve">Weak patch test : Patch test 는 실패하였지만 </w:t>
      </w:r>
      <w:r>
        <w:rPr>
          <w:b/>
          <w:sz w:val="24"/>
        </w:rPr>
        <w:t>Exact solution</w:t>
      </w:r>
      <w:r>
        <w:rPr>
          <w:rFonts w:hint="eastAsia"/>
          <w:b/>
          <w:sz w:val="24"/>
        </w:rPr>
        <w:t>으로 수렴할경우</w:t>
      </w:r>
    </w:p>
    <w:p w:rsidR="00D24E27" w:rsidRPr="00AA7C56" w:rsidRDefault="00D24E27" w:rsidP="00AA7C56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F10EB6" wp14:editId="7ACE40E4">
            <wp:simplePos x="0" y="0"/>
            <wp:positionH relativeFrom="column">
              <wp:posOffset>3143250</wp:posOffset>
            </wp:positionH>
            <wp:positionV relativeFrom="paragraph">
              <wp:posOffset>5080</wp:posOffset>
            </wp:positionV>
            <wp:extent cx="2343150" cy="1790700"/>
            <wp:effectExtent l="0" t="0" r="0" b="0"/>
            <wp:wrapSquare wrapText="bothSides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7C56">
        <w:rPr>
          <w:rFonts w:hint="eastAsia"/>
          <w:b/>
          <w:sz w:val="24"/>
        </w:rPr>
        <w:t xml:space="preserve">보통 </w:t>
      </w:r>
      <w:r>
        <w:rPr>
          <w:rFonts w:hint="eastAsia"/>
          <w:b/>
          <w:sz w:val="24"/>
        </w:rPr>
        <w:t xml:space="preserve">mesh가 </w:t>
      </w:r>
      <w:r>
        <w:rPr>
          <w:b/>
          <w:sz w:val="24"/>
        </w:rPr>
        <w:t xml:space="preserve">parallelograms or Parallelepipeds </w:t>
      </w:r>
      <w:r>
        <w:rPr>
          <w:rFonts w:hint="eastAsia"/>
          <w:b/>
          <w:sz w:val="24"/>
        </w:rPr>
        <w:t>할때 일어난다.</w:t>
      </w:r>
      <w:r>
        <w:rPr>
          <w:b/>
          <w:sz w:val="24"/>
        </w:rPr>
        <w:t xml:space="preserve"> Correct </w:t>
      </w:r>
      <w:r>
        <w:rPr>
          <w:rFonts w:hint="eastAsia"/>
          <w:b/>
          <w:sz w:val="24"/>
        </w:rPr>
        <w:t xml:space="preserve">한 수렴이 가능한 이유는 임의의 공간에 반복적인 </w:t>
      </w:r>
      <w:r>
        <w:rPr>
          <w:b/>
          <w:sz w:val="24"/>
        </w:rPr>
        <w:t>parallelograms or Parallelepipeds</w:t>
      </w:r>
      <w:r>
        <w:rPr>
          <w:rFonts w:hint="eastAsia"/>
          <w:b/>
          <w:sz w:val="24"/>
        </w:rPr>
        <w:t xml:space="preserve"> mesh가 형성되기 때문이다.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(Repeated subdivision of arbitrary shape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creates </w:t>
      </w:r>
      <w:r>
        <w:rPr>
          <w:b/>
          <w:sz w:val="24"/>
        </w:rPr>
        <w:t>parallelograms and Parallelepipeds.</w:t>
      </w:r>
    </w:p>
    <w:p w:rsidR="00D24E27" w:rsidRDefault="00AA7C56" w:rsidP="00AA7C56">
      <w:pPr>
        <w:rPr>
          <w:noProof/>
        </w:rPr>
      </w:pPr>
      <w:r w:rsidRPr="00AA7C56">
        <w:rPr>
          <w:noProof/>
        </w:rPr>
        <w:t xml:space="preserve"> </w:t>
      </w:r>
    </w:p>
    <w:p w:rsidR="00D24E27" w:rsidRDefault="00D24E27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D24E27" w:rsidRDefault="00D24E27" w:rsidP="00D24E27">
      <w:pPr>
        <w:widowControl/>
        <w:wordWrap/>
        <w:autoSpaceDE/>
        <w:autoSpaceDN/>
        <w:jc w:val="center"/>
        <w:rPr>
          <w:b/>
          <w:sz w:val="24"/>
        </w:rPr>
      </w:pPr>
      <w:r>
        <w:rPr>
          <w:rFonts w:hint="eastAsia"/>
          <w:b/>
          <w:sz w:val="24"/>
        </w:rPr>
        <w:lastRenderedPageBreak/>
        <w:t xml:space="preserve">Chapter </w:t>
      </w:r>
      <w:r>
        <w:rPr>
          <w:b/>
          <w:sz w:val="24"/>
        </w:rPr>
        <w:t>11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Finite elements in structural Dynamics and Vibrations</w:t>
      </w:r>
    </w:p>
    <w:p w:rsidR="00D24E27" w:rsidRDefault="00457658" w:rsidP="00457658">
      <w:pPr>
        <w:widowControl/>
        <w:wordWrap/>
        <w:autoSpaceDE/>
        <w:autoSpaceDN/>
        <w:jc w:val="left"/>
        <w:rPr>
          <w:b/>
          <w:sz w:val="24"/>
        </w:rPr>
      </w:pPr>
      <w:r>
        <w:rPr>
          <w:rFonts w:hint="eastAsia"/>
          <w:b/>
          <w:sz w:val="24"/>
        </w:rPr>
        <w:t xml:space="preserve">Dynamic analysis는 </w:t>
      </w:r>
      <w:r>
        <w:rPr>
          <w:b/>
          <w:sz w:val="24"/>
        </w:rPr>
        <w:t>linear</w:t>
      </w:r>
      <w:r>
        <w:rPr>
          <w:rFonts w:hint="eastAsia"/>
          <w:b/>
          <w:sz w:val="24"/>
        </w:rPr>
        <w:t xml:space="preserve">에서 </w:t>
      </w:r>
      <w:r>
        <w:rPr>
          <w:b/>
          <w:sz w:val="24"/>
        </w:rPr>
        <w:t>static analysis</w:t>
      </w:r>
      <w:r>
        <w:rPr>
          <w:rFonts w:hint="eastAsia"/>
          <w:b/>
          <w:sz w:val="24"/>
        </w:rPr>
        <w:t>에서 유도된 stiffness matrix를 사용하지만,</w:t>
      </w:r>
      <w:r>
        <w:rPr>
          <w:b/>
          <w:sz w:val="24"/>
        </w:rPr>
        <w:t xml:space="preserve"> mass</w:t>
      </w:r>
      <w:r>
        <w:rPr>
          <w:rFonts w:hint="eastAsia"/>
          <w:b/>
          <w:sz w:val="24"/>
        </w:rPr>
        <w:t xml:space="preserve">와 </w:t>
      </w:r>
      <w:r>
        <w:rPr>
          <w:b/>
          <w:sz w:val="24"/>
        </w:rPr>
        <w:t>damping matrix</w:t>
      </w:r>
      <w:r>
        <w:rPr>
          <w:rFonts w:hint="eastAsia"/>
          <w:b/>
          <w:sz w:val="24"/>
        </w:rPr>
        <w:t>는 따로 구해야 한다.</w:t>
      </w:r>
      <w:r>
        <w:rPr>
          <w:b/>
          <w:sz w:val="24"/>
        </w:rPr>
        <w:t xml:space="preserve"> </w:t>
      </w:r>
    </w:p>
    <w:p w:rsidR="00457658" w:rsidRDefault="00457658" w:rsidP="00457658">
      <w:pPr>
        <w:widowControl/>
        <w:wordWrap/>
        <w:autoSpaceDE/>
        <w:autoSpaceDN/>
        <w:jc w:val="left"/>
        <w:rPr>
          <w:b/>
          <w:sz w:val="24"/>
        </w:rPr>
      </w:pP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이 장에서 주로 다루게 될 이슈 </w:t>
      </w:r>
    </w:p>
    <w:p w:rsidR="00457658" w:rsidRDefault="00457658" w:rsidP="00457658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b/>
          <w:sz w:val="24"/>
        </w:rPr>
      </w:pPr>
      <w:r>
        <w:rPr>
          <w:rFonts w:hint="eastAsia"/>
          <w:b/>
          <w:sz w:val="24"/>
        </w:rPr>
        <w:t>Natural Frequency</w:t>
      </w:r>
    </w:p>
    <w:p w:rsidR="00457658" w:rsidRDefault="00457658" w:rsidP="00457658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b/>
          <w:sz w:val="24"/>
        </w:rPr>
      </w:pPr>
      <w:r>
        <w:rPr>
          <w:b/>
          <w:sz w:val="24"/>
        </w:rPr>
        <w:t>Harmonic loading</w:t>
      </w:r>
    </w:p>
    <w:p w:rsidR="00AA7C56" w:rsidRDefault="00E77A22" w:rsidP="00AA7C56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b/>
          <w:sz w:val="24"/>
        </w:rPr>
      </w:pPr>
      <w:r>
        <w:rPr>
          <w:b/>
          <w:sz w:val="24"/>
        </w:rPr>
        <w:t>Time-varying respons</w:t>
      </w:r>
      <w:r>
        <w:rPr>
          <w:rFonts w:hint="eastAsia"/>
          <w:b/>
          <w:sz w:val="24"/>
        </w:rPr>
        <w:t>e</w:t>
      </w:r>
    </w:p>
    <w:p w:rsidR="00E77A22" w:rsidRDefault="00E77A22" w:rsidP="00AA7C56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b/>
          <w:sz w:val="24"/>
        </w:rPr>
      </w:pPr>
      <w:r>
        <w:rPr>
          <w:rFonts w:hint="eastAsia"/>
          <w:b/>
          <w:sz w:val="24"/>
        </w:rPr>
        <w:t xml:space="preserve">load </w:t>
      </w:r>
      <w:r>
        <w:rPr>
          <w:b/>
          <w:sz w:val="24"/>
        </w:rPr>
        <w:t>s</w:t>
      </w:r>
      <w:r>
        <w:rPr>
          <w:rFonts w:hint="eastAsia"/>
          <w:b/>
          <w:sz w:val="24"/>
        </w:rPr>
        <w:t xml:space="preserve">uddenly </w:t>
      </w:r>
      <w:r>
        <w:rPr>
          <w:b/>
          <w:sz w:val="24"/>
        </w:rPr>
        <w:t>applied</w:t>
      </w:r>
    </w:p>
    <w:p w:rsidR="00E77A22" w:rsidRDefault="00E77A22" w:rsidP="00B92276"/>
    <w:p w:rsidR="00B92276" w:rsidRDefault="00B92276" w:rsidP="00B92276">
      <w:r>
        <w:rPr>
          <w:rFonts w:hint="eastAsia"/>
        </w:rPr>
        <w:t>11.2 DYNAMIC EQUATIONS. MASS AND DAMPING MATRICES</w:t>
      </w:r>
    </w:p>
    <w:p w:rsidR="00B92276" w:rsidRDefault="00B92276" w:rsidP="00B92276">
      <w:pPr>
        <w:jc w:val="center"/>
      </w:pPr>
      <w:r>
        <w:rPr>
          <w:noProof/>
        </w:rPr>
        <w:drawing>
          <wp:inline distT="0" distB="0" distL="0" distR="0">
            <wp:extent cx="3768918" cy="1108132"/>
            <wp:effectExtent l="0" t="0" r="317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11" cy="11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76" w:rsidRDefault="00B92276" w:rsidP="00B92276">
      <w:pPr>
        <w:ind w:firstLineChars="100" w:firstLine="200"/>
      </w:pPr>
      <w:r>
        <w:rPr>
          <w:rFonts w:hint="eastAsia"/>
        </w:rPr>
        <w:t xml:space="preserve">가상변위에 대해서 Inertial, Dissipative, and Internal </w:t>
      </w:r>
      <w:r>
        <w:t>forces에</w:t>
      </w:r>
      <w:r>
        <w:rPr>
          <w:rFonts w:hint="eastAsia"/>
        </w:rPr>
        <w:t xml:space="preserve"> 의한 일의 합과 외력에 의한 일의 합이 같다.</w:t>
      </w:r>
    </w:p>
    <w:p w:rsidR="00B92276" w:rsidRDefault="00B92276" w:rsidP="00B92276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>
            <wp:extent cx="4667416" cy="275214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363" cy="27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F05F98">
      <w:pPr>
        <w:ind w:firstLineChars="100" w:firstLine="200"/>
      </w:pPr>
      <w:r>
        <w:rPr>
          <w:rFonts w:hint="eastAsia"/>
        </w:rPr>
        <w:t>위의 식을 정리하면 다음과 같은 식을 구할 수 있다.</w:t>
      </w:r>
    </w:p>
    <w:p w:rsidR="00B92276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09607" cy="120026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932" cy="120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F05F98">
      <w:pPr>
        <w:ind w:firstLineChars="100" w:firstLine="200"/>
      </w:pPr>
      <w:r>
        <w:rPr>
          <w:rFonts w:hint="eastAsia"/>
        </w:rPr>
        <w:t>여기서 Mass matrix, Damping matrix, Internal Load, External Load는 다음과 같다.</w:t>
      </w:r>
    </w:p>
    <w:p w:rsidR="00B92276" w:rsidRDefault="00F05F98" w:rsidP="00B9227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291840" cy="451236"/>
            <wp:effectExtent l="0" t="0" r="381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048" cy="45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76" w:rsidRDefault="00F05F98" w:rsidP="00B92276">
      <w:pPr>
        <w:jc w:val="center"/>
      </w:pPr>
      <w:r>
        <w:rPr>
          <w:noProof/>
        </w:rPr>
        <w:drawing>
          <wp:inline distT="0" distB="0" distL="0" distR="0">
            <wp:extent cx="1668033" cy="477079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25" cy="47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76026" cy="524786"/>
            <wp:effectExtent l="0" t="0" r="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584" cy="52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F05F98">
      <w:pPr>
        <w:ind w:firstLineChars="100" w:firstLine="200"/>
      </w:pPr>
      <w:r>
        <w:rPr>
          <w:rFonts w:hint="eastAsia"/>
        </w:rPr>
        <w:t>이식을 최종적으로 정리하면 다음과 같은 형태로 나타낼 수 있다.</w:t>
      </w:r>
    </w:p>
    <w:p w:rsidR="00F05F98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95206" cy="5344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732" cy="53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38703" cy="405516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517" cy="40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F05F98">
      <w:r>
        <w:rPr>
          <w:rFonts w:hint="eastAsia"/>
        </w:rPr>
        <w:t xml:space="preserve">11.3 </w:t>
      </w:r>
      <w:r w:rsidR="0006571E">
        <w:rPr>
          <w:rFonts w:hint="eastAsia"/>
        </w:rPr>
        <w:t>MASS MATRICES: CONSISTENT, DIAGONAL AND OTHER</w:t>
      </w:r>
    </w:p>
    <w:p w:rsidR="00F05F98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417197" cy="1556372"/>
            <wp:effectExtent l="0" t="0" r="254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65"/>
                    <a:stretch/>
                  </pic:blipFill>
                  <pic:spPr bwMode="auto">
                    <a:xfrm>
                      <a:off x="0" y="0"/>
                      <a:ext cx="2419207" cy="155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71E" w:rsidRPr="00F05F98" w:rsidRDefault="0006571E" w:rsidP="0044548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 </w:t>
      </w:r>
      <w:r w:rsidR="001A17D1">
        <w:rPr>
          <w:rFonts w:hint="eastAsia"/>
        </w:rPr>
        <w:t>Particle mass lumping</w:t>
      </w:r>
    </w:p>
    <w:p w:rsidR="00F05F98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14476" cy="547081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630" cy="54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34678" cy="518627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779" cy="52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F98" w:rsidRDefault="00F05F98" w:rsidP="00B92276">
      <w:pPr>
        <w:jc w:val="center"/>
      </w:pPr>
    </w:p>
    <w:p w:rsidR="0006571E" w:rsidRPr="00F05F98" w:rsidRDefault="0006571E" w:rsidP="0044548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Consistent Mass Matrix</w:t>
      </w:r>
    </w:p>
    <w:p w:rsidR="00F05F98" w:rsidRDefault="00F05F98" w:rsidP="00B92276">
      <w:pPr>
        <w:jc w:val="center"/>
      </w:pPr>
      <w:r>
        <w:rPr>
          <w:rFonts w:hint="eastAsia"/>
          <w:noProof/>
        </w:rPr>
        <w:drawing>
          <wp:inline distT="0" distB="0" distL="0" distR="0" wp14:anchorId="595D6B41" wp14:editId="6FE88C1B">
            <wp:extent cx="1606163" cy="451236"/>
            <wp:effectExtent l="0" t="0" r="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08"/>
                    <a:stretch/>
                  </pic:blipFill>
                  <pic:spPr bwMode="auto">
                    <a:xfrm>
                      <a:off x="0" y="0"/>
                      <a:ext cx="1605777" cy="45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F98" w:rsidRDefault="0006571E" w:rsidP="00B92276">
      <w:pPr>
        <w:jc w:val="center"/>
      </w:pPr>
      <w:r>
        <w:rPr>
          <w:noProof/>
        </w:rPr>
        <w:lastRenderedPageBreak/>
        <w:drawing>
          <wp:inline distT="0" distB="0" distL="0" distR="0">
            <wp:extent cx="4102873" cy="1177666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839" cy="118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E0" w:rsidRDefault="00D349E0" w:rsidP="0006571E">
      <w:pPr>
        <w:jc w:val="center"/>
      </w:pPr>
    </w:p>
    <w:p w:rsidR="0006571E" w:rsidRPr="00F05F98" w:rsidRDefault="0006571E" w:rsidP="0044548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Combination Matrices</w:t>
      </w:r>
    </w:p>
    <w:p w:rsidR="0006571E" w:rsidRDefault="0006571E" w:rsidP="0006571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67701" cy="1144249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563" cy="114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71E" w:rsidRDefault="00773A88" w:rsidP="00E77A22">
      <w:pPr>
        <w:ind w:firstLineChars="100" w:firstLine="200"/>
      </w:pPr>
      <w:r>
        <w:rPr>
          <w:rFonts w:hint="eastAsia"/>
        </w:rPr>
        <w:t>Lumped + Consistent matrix를 사용하면 주파수의 정확성이 더 높다</w:t>
      </w:r>
      <w:r w:rsidR="00E77A22">
        <w:rPr>
          <w:rFonts w:hint="eastAsia"/>
        </w:rPr>
        <w:t>.</w:t>
      </w:r>
      <w:r w:rsidR="00E77A22">
        <w:t xml:space="preserve"> </w:t>
      </w:r>
      <w:r w:rsidR="00E77A22">
        <w:rPr>
          <w:rFonts w:hint="eastAsia"/>
        </w:rPr>
        <w:t>이와</w:t>
      </w:r>
      <w:r>
        <w:rPr>
          <w:rFonts w:hint="eastAsia"/>
        </w:rPr>
        <w:t xml:space="preserve"> 같은 방법을 사용</w:t>
      </w:r>
      <w:r w:rsidR="00E77A22">
        <w:rPr>
          <w:rFonts w:hint="eastAsia"/>
        </w:rPr>
        <w:t xml:space="preserve">하여 </w:t>
      </w:r>
      <w:r>
        <w:rPr>
          <w:rFonts w:hint="eastAsia"/>
        </w:rPr>
        <w:t>Mass matrix를 구하는 방법에 따른 오차를 표로 정리한 것이다.</w:t>
      </w:r>
    </w:p>
    <w:p w:rsidR="0006571E" w:rsidRDefault="00773A88" w:rsidP="0006571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398350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71E" w:rsidRDefault="0006571E" w:rsidP="0006571E">
      <w:pPr>
        <w:jc w:val="center"/>
      </w:pPr>
    </w:p>
    <w:p w:rsidR="00445484" w:rsidRPr="00F05F98" w:rsidRDefault="0076687F" w:rsidP="0044548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HRZ Lumping</w:t>
      </w:r>
      <w:r w:rsidR="00445484">
        <w:t xml:space="preserve"> :</w:t>
      </w:r>
      <w:r w:rsidR="00445484">
        <w:rPr>
          <w:rFonts w:hint="eastAsia"/>
        </w:rPr>
        <w:t xml:space="preserve"> ad hoc lumping</w:t>
      </w:r>
      <w:r w:rsidR="00445484">
        <w:t xml:space="preserve"> </w:t>
      </w:r>
      <w:r w:rsidR="00445484">
        <w:rPr>
          <w:rFonts w:hint="eastAsia"/>
        </w:rPr>
        <w:t>을 기반</w:t>
      </w:r>
    </w:p>
    <w:p w:rsidR="0006571E" w:rsidRDefault="0076687F" w:rsidP="0006571E">
      <w:pPr>
        <w:jc w:val="center"/>
      </w:pPr>
      <w:r>
        <w:rPr>
          <w:noProof/>
        </w:rPr>
        <w:drawing>
          <wp:inline distT="0" distB="0" distL="0" distR="0" wp14:anchorId="0396C287" wp14:editId="3334E852">
            <wp:extent cx="3299791" cy="1364576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9576" cy="136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84" w:rsidRDefault="0076687F" w:rsidP="0076687F">
      <w:pPr>
        <w:ind w:firstLineChars="100" w:firstLine="200"/>
      </w:pPr>
      <w:r>
        <w:rPr>
          <w:rFonts w:hint="eastAsia"/>
        </w:rPr>
        <w:t>Consistent mass matrix의 diagonal term을 사용한 후 전체 질량에 맞게 Scaling 해주는 방법이다.</w:t>
      </w:r>
    </w:p>
    <w:p w:rsidR="0076687F" w:rsidRDefault="00445484" w:rsidP="00445484">
      <w:pPr>
        <w:ind w:firstLineChars="100" w:firstLine="200"/>
        <w:jc w:val="center"/>
      </w:pPr>
      <w:r>
        <w:rPr>
          <w:noProof/>
        </w:rPr>
        <w:drawing>
          <wp:inline distT="0" distB="0" distL="0" distR="0" wp14:anchorId="234A4673" wp14:editId="737D62B8">
            <wp:extent cx="4133850" cy="22098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87F" w:rsidRDefault="0076687F" w:rsidP="0006571E">
      <w:pPr>
        <w:jc w:val="center"/>
      </w:pPr>
    </w:p>
    <w:p w:rsidR="002268A4" w:rsidRDefault="002268A4" w:rsidP="002268A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Optimal Lumping</w:t>
      </w:r>
    </w:p>
    <w:p w:rsidR="002268A4" w:rsidRDefault="002268A4" w:rsidP="002268A4">
      <w:pPr>
        <w:pStyle w:val="a4"/>
        <w:ind w:leftChars="0" w:left="460"/>
      </w:pPr>
      <w:r>
        <w:t>Mass matrix =</w:t>
      </w:r>
      <w:r w:rsidRPr="00AE132C">
        <w:rPr>
          <w:position w:val="-16"/>
        </w:rPr>
        <w:object w:dxaOrig="148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21.6pt" o:ole="">
            <v:imagedata r:id="rId32" o:title=""/>
          </v:shape>
          <o:OLEObject Type="Embed" ProgID="Equation.DSMT4" ShapeID="_x0000_i1025" DrawAspect="Content" ObjectID="_1489927987" r:id="rId33"/>
        </w:object>
      </w:r>
      <w:r>
        <w:rPr>
          <w:rFonts w:hint="eastAsia"/>
        </w:rPr>
        <w:t>를 quadrature rule로 계산된 결과이다.</w:t>
      </w:r>
      <w:r>
        <w:t xml:space="preserve"> </w:t>
      </w:r>
      <w:r>
        <w:rPr>
          <w:rFonts w:hint="eastAsia"/>
        </w:rPr>
        <w:t xml:space="preserve">만약 </w:t>
      </w:r>
      <w:r>
        <w:t>integration point</w:t>
      </w:r>
      <w:r>
        <w:rPr>
          <w:rFonts w:hint="eastAsia"/>
        </w:rPr>
        <w:t>s의 수를</w:t>
      </w:r>
      <w:r>
        <w:t xml:space="preserve"> element</w:t>
      </w:r>
      <w:r>
        <w:rPr>
          <w:rFonts w:hint="eastAsia"/>
        </w:rPr>
        <w:t>의 translational d.o.f와 일치시킨다면,</w:t>
      </w:r>
      <w:r>
        <w:t xml:space="preserve"> Mass matrix</w:t>
      </w:r>
      <w:r>
        <w:rPr>
          <w:rFonts w:hint="eastAsia"/>
        </w:rPr>
        <w:t xml:space="preserve">는 </w:t>
      </w:r>
      <w:r>
        <w:t>diagonal matrix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또는 Ro</w:t>
      </w:r>
      <w:r>
        <w:t>tat</w:t>
      </w:r>
      <w:r>
        <w:rPr>
          <w:rFonts w:hint="eastAsia"/>
        </w:rPr>
        <w:t xml:space="preserve">ional d.o.f를 고려하더라도 </w:t>
      </w:r>
      <w:r>
        <w:t>band width diagonal matrix</w:t>
      </w:r>
      <w:r>
        <w:rPr>
          <w:rFonts w:hint="eastAsia"/>
        </w:rPr>
        <w:t>가 될 것이다.</w:t>
      </w:r>
      <w:r>
        <w:t xml:space="preserve"> </w:t>
      </w:r>
      <w:r>
        <w:rPr>
          <w:rFonts w:hint="eastAsia"/>
        </w:rPr>
        <w:t xml:space="preserve">이러한 방법으로 </w:t>
      </w:r>
      <w:r>
        <w:t>mass matrix</w:t>
      </w:r>
      <w:r>
        <w:rPr>
          <w:rFonts w:hint="eastAsia"/>
        </w:rPr>
        <w:t xml:space="preserve"> 를 구하는 것을 Optimal Lumping 이라고 한다.</w:t>
      </w:r>
    </w:p>
    <w:p w:rsidR="00D26005" w:rsidRDefault="00D26005" w:rsidP="00D26005"/>
    <w:p w:rsidR="00D26005" w:rsidRDefault="00D26005" w:rsidP="00D26005">
      <w:r>
        <w:rPr>
          <w:rFonts w:hint="eastAsia"/>
        </w:rPr>
        <w:t>Issue</w:t>
      </w:r>
    </w:p>
    <w:p w:rsidR="00D26005" w:rsidRPr="002268A4" w:rsidRDefault="00D26005" w:rsidP="00D26005">
      <w:pPr>
        <w:ind w:firstLineChars="100" w:firstLine="200"/>
      </w:pPr>
      <w:r>
        <w:rPr>
          <w:rFonts w:hint="eastAsia"/>
        </w:rPr>
        <w:t>Lumped 또는 Consitent mass는 모든 경우야 항상 정확성이 높은 것은 아니다.</w:t>
      </w:r>
      <w:r>
        <w:t xml:space="preserve"> Consistent mass </w:t>
      </w:r>
      <w:r>
        <w:rPr>
          <w:rFonts w:hint="eastAsia"/>
        </w:rPr>
        <w:t xml:space="preserve">는 빔과 플레이트 와 같은 </w:t>
      </w:r>
      <w:r>
        <w:t>flexural problem</w:t>
      </w:r>
      <w:r>
        <w:rPr>
          <w:rFonts w:hint="eastAsia"/>
        </w:rPr>
        <w:t>에서 높은 정확성을 보인다.</w:t>
      </w:r>
      <w:r>
        <w:t xml:space="preserve"> W</w:t>
      </w:r>
      <w:r>
        <w:rPr>
          <w:rFonts w:hint="eastAsia"/>
        </w:rPr>
        <w:t>a</w:t>
      </w:r>
      <w:r>
        <w:t>v</w:t>
      </w:r>
      <w:r>
        <w:rPr>
          <w:rFonts w:hint="eastAsia"/>
        </w:rPr>
        <w:t xml:space="preserve">e </w:t>
      </w:r>
      <w:r>
        <w:t>propagation problem</w:t>
      </w:r>
      <w:r>
        <w:rPr>
          <w:rFonts w:hint="eastAsia"/>
        </w:rPr>
        <w:t>에서는 lumped</w:t>
      </w:r>
      <w:r>
        <w:t xml:space="preserve"> mass</w:t>
      </w:r>
      <w:r>
        <w:rPr>
          <w:rFonts w:hint="eastAsia"/>
        </w:rPr>
        <w:t>가 높은 정확성을 보이지만,</w:t>
      </w:r>
      <w:r>
        <w:t xml:space="preserve"> </w:t>
      </w:r>
      <w:r>
        <w:rPr>
          <w:rFonts w:hint="eastAsia"/>
        </w:rPr>
        <w:t xml:space="preserve">대게 </w:t>
      </w:r>
      <w:r>
        <w:t>natural freq</w:t>
      </w:r>
      <w:r>
        <w:rPr>
          <w:rFonts w:hint="eastAsia"/>
        </w:rPr>
        <w:t>이가 낮게 계산되는 특징이 있다.</w:t>
      </w:r>
      <w:r>
        <w:t xml:space="preserve"> </w:t>
      </w:r>
    </w:p>
    <w:p w:rsidR="00445484" w:rsidRDefault="00445484" w:rsidP="0006571E">
      <w:pPr>
        <w:jc w:val="center"/>
      </w:pPr>
    </w:p>
    <w:p w:rsidR="00D26005" w:rsidRDefault="0076687F" w:rsidP="00D26005">
      <w:r>
        <w:rPr>
          <w:rFonts w:hint="eastAsia"/>
        </w:rPr>
        <w:t>11.4 NATURAL FREQUENCIES AND MODES</w:t>
      </w:r>
    </w:p>
    <w:p w:rsidR="001A17D1" w:rsidRDefault="001A17D1" w:rsidP="00D26005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Single d.o.f free vibration</w:t>
      </w:r>
    </w:p>
    <w:p w:rsidR="001A17D1" w:rsidRPr="00F05F98" w:rsidRDefault="001A17D1" w:rsidP="001A17D1">
      <w:pPr>
        <w:ind w:firstLineChars="50" w:firstLine="100"/>
      </w:pPr>
      <w:r>
        <w:rPr>
          <w:rFonts w:hint="eastAsia"/>
          <w:noProof/>
        </w:rPr>
        <w:drawing>
          <wp:inline distT="0" distB="0" distL="0" distR="0">
            <wp:extent cx="4778734" cy="2174619"/>
            <wp:effectExtent l="0" t="0" r="317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33" cy="217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7D1" w:rsidRDefault="00D26005" w:rsidP="001A17D1">
      <w:pPr>
        <w:jc w:val="center"/>
      </w:pPr>
      <w:r w:rsidRPr="00AE132C">
        <w:rPr>
          <w:position w:val="-6"/>
        </w:rPr>
        <w:object w:dxaOrig="1640" w:dyaOrig="279">
          <v:shape id="_x0000_i1026" type="#_x0000_t75" style="width:93.6pt;height:14.4pt" o:ole="">
            <v:imagedata r:id="rId35" o:title=""/>
          </v:shape>
          <o:OLEObject Type="Embed" ProgID="Equation.DSMT4" ShapeID="_x0000_i1026" DrawAspect="Content" ObjectID="_1489927988" r:id="rId36"/>
        </w:object>
      </w:r>
      <w:r>
        <w:rPr>
          <w:noProof/>
        </w:rPr>
        <w:t xml:space="preserve">, </w:t>
      </w:r>
      <w:r w:rsidRPr="00AE132C">
        <w:rPr>
          <w:position w:val="-6"/>
        </w:rPr>
        <w:object w:dxaOrig="1160" w:dyaOrig="279">
          <v:shape id="_x0000_i1027" type="#_x0000_t75" style="width:1in;height:14.4pt" o:ole="">
            <v:imagedata r:id="rId37" o:title=""/>
          </v:shape>
          <o:OLEObject Type="Embed" ProgID="Equation.DSMT4" ShapeID="_x0000_i1027" DrawAspect="Content" ObjectID="_1489927989" r:id="rId38"/>
        </w:object>
      </w:r>
    </w:p>
    <w:p w:rsidR="001A17D1" w:rsidRDefault="001A17D1" w:rsidP="001A17D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51513" cy="346247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64" cy="34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7D1" w:rsidRDefault="000F0767" w:rsidP="001A17D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31958" cy="447832"/>
            <wp:effectExtent l="0" t="0" r="698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412" cy="4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8E8" w:rsidRDefault="00D26005" w:rsidP="008808E8">
      <w:pPr>
        <w:ind w:firstLineChars="100" w:firstLine="200"/>
      </w:pPr>
      <w:r>
        <w:rPr>
          <w:rFonts w:hint="eastAsia"/>
        </w:rPr>
        <w:t xml:space="preserve">일반 </w:t>
      </w:r>
      <w:r w:rsidR="008808E8">
        <w:rPr>
          <w:rFonts w:hint="eastAsia"/>
        </w:rPr>
        <w:t>구조물에서는 damping이 작고 일반적으로 damping ratio가 0.15보다 작을 때</w:t>
      </w:r>
      <w:r>
        <w:rPr>
          <w:rFonts w:hint="eastAsia"/>
        </w:rPr>
        <w:t xml:space="preserve"> </w:t>
      </w:r>
      <w:r w:rsidRPr="00AE132C">
        <w:rPr>
          <w:position w:val="-12"/>
        </w:rPr>
        <w:object w:dxaOrig="720" w:dyaOrig="360">
          <v:shape id="_x0000_i1028" type="#_x0000_t75" style="width:36pt;height:21.6pt" o:ole="">
            <v:imagedata r:id="rId41" o:title=""/>
          </v:shape>
          <o:OLEObject Type="Embed" ProgID="Equation.DSMT4" ShapeID="_x0000_i1028" DrawAspect="Content" ObjectID="_1489927990" r:id="rId42"/>
        </w:object>
      </w:r>
      <w:r w:rsidR="00531427">
        <w:rPr>
          <w:rFonts w:hint="eastAsia"/>
        </w:rPr>
        <w:t xml:space="preserve"> </w:t>
      </w:r>
    </w:p>
    <w:p w:rsidR="001A17D1" w:rsidRDefault="008808E8" w:rsidP="001A17D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13906" cy="540768"/>
            <wp:effectExtent l="0" t="0" r="127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75" cy="54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427" w:rsidRDefault="00531427" w:rsidP="00D26005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Undamped multiple d.o.f free vibration</w:t>
      </w:r>
    </w:p>
    <w:p w:rsidR="001A17D1" w:rsidRPr="00531427" w:rsidRDefault="00531427" w:rsidP="001A17D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38331" cy="368043"/>
            <wp:effectExtent l="0" t="0" r="508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465" cy="37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7D1" w:rsidRDefault="00531427" w:rsidP="001A17D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41412" cy="469380"/>
            <wp:effectExtent l="0" t="0" r="2540" b="698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67" cy="46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58" w:rsidRDefault="00873258">
      <w:pPr>
        <w:widowControl/>
        <w:wordWrap/>
        <w:autoSpaceDE/>
        <w:autoSpaceDN/>
      </w:pPr>
      <w:r>
        <w:br w:type="page"/>
      </w:r>
    </w:p>
    <w:p w:rsidR="00531427" w:rsidRDefault="00531427" w:rsidP="001A17D1">
      <w:pPr>
        <w:jc w:val="center"/>
      </w:pPr>
    </w:p>
    <w:p w:rsidR="00531427" w:rsidRPr="00873258" w:rsidRDefault="00531427" w:rsidP="00873258">
      <w:pPr>
        <w:pStyle w:val="a4"/>
        <w:numPr>
          <w:ilvl w:val="0"/>
          <w:numId w:val="5"/>
        </w:numPr>
        <w:ind w:leftChars="0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hint="eastAsia"/>
        </w:rPr>
        <w:t>Rayleigh Quotient</w:t>
      </w:r>
      <w:r w:rsidR="00873258">
        <w:t>:</w:t>
      </w:r>
      <w:r w:rsidR="00873258" w:rsidRPr="00873258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="00873258" w:rsidRPr="00873258">
        <w:rPr>
          <w:rFonts w:ascii="Arial" w:hAnsi="Arial" w:cs="Arial" w:hint="eastAsia"/>
          <w:color w:val="252525"/>
          <w:sz w:val="21"/>
          <w:szCs w:val="21"/>
          <w:shd w:val="clear" w:color="auto" w:fill="FFFFFF"/>
        </w:rPr>
        <w:t>정확한</w:t>
      </w:r>
      <w:r w:rsidR="00873258" w:rsidRPr="00873258">
        <w:rPr>
          <w:rFonts w:ascii="Arial" w:hAnsi="Arial" w:cs="Arial" w:hint="eastAsia"/>
          <w:color w:val="252525"/>
          <w:sz w:val="21"/>
          <w:szCs w:val="21"/>
          <w:shd w:val="clear" w:color="auto" w:fill="FFFFFF"/>
        </w:rPr>
        <w:t xml:space="preserve"> eigenvalue</w:t>
      </w:r>
      <w:r w:rsidR="00873258" w:rsidRPr="00873258">
        <w:rPr>
          <w:rFonts w:ascii="Arial" w:hAnsi="Arial" w:cs="Arial" w:hint="eastAsia"/>
          <w:color w:val="252525"/>
          <w:sz w:val="21"/>
          <w:szCs w:val="21"/>
          <w:shd w:val="clear" w:color="auto" w:fill="FFFFFF"/>
        </w:rPr>
        <w:t>를</w:t>
      </w:r>
      <w:r w:rsidR="00873258" w:rsidRPr="00873258">
        <w:rPr>
          <w:rFonts w:ascii="Arial" w:hAnsi="Arial" w:cs="Arial" w:hint="eastAsia"/>
          <w:color w:val="252525"/>
          <w:sz w:val="21"/>
          <w:szCs w:val="21"/>
          <w:shd w:val="clear" w:color="auto" w:fill="FFFFFF"/>
        </w:rPr>
        <w:t xml:space="preserve"> </w:t>
      </w:r>
      <w:r w:rsidR="00873258" w:rsidRPr="00873258">
        <w:rPr>
          <w:rFonts w:ascii="Arial" w:hAnsi="Arial" w:cs="Arial" w:hint="eastAsia"/>
          <w:color w:val="252525"/>
          <w:sz w:val="21"/>
          <w:szCs w:val="21"/>
          <w:shd w:val="clear" w:color="auto" w:fill="FFFFFF"/>
        </w:rPr>
        <w:t>구할</w:t>
      </w:r>
      <w:r w:rsidR="00873258" w:rsidRPr="00873258">
        <w:rPr>
          <w:rFonts w:ascii="Arial" w:hAnsi="Arial" w:cs="Arial" w:hint="eastAsia"/>
          <w:color w:val="252525"/>
          <w:sz w:val="21"/>
          <w:szCs w:val="21"/>
          <w:shd w:val="clear" w:color="auto" w:fill="FFFFFF"/>
        </w:rPr>
        <w:t xml:space="preserve"> </w:t>
      </w:r>
      <w:r w:rsidR="00873258" w:rsidRPr="00873258">
        <w:rPr>
          <w:rFonts w:ascii="Arial" w:hAnsi="Arial" w:cs="Arial" w:hint="eastAsia"/>
          <w:color w:val="252525"/>
          <w:sz w:val="21"/>
          <w:szCs w:val="21"/>
          <w:shd w:val="clear" w:color="auto" w:fill="FFFFFF"/>
        </w:rPr>
        <w:t>때</w:t>
      </w:r>
      <w:r w:rsidR="00873258" w:rsidRPr="00873258">
        <w:rPr>
          <w:rFonts w:ascii="Arial" w:hAnsi="Arial" w:cs="Arial" w:hint="eastAsia"/>
          <w:color w:val="252525"/>
          <w:sz w:val="21"/>
          <w:szCs w:val="21"/>
          <w:shd w:val="clear" w:color="auto" w:fill="FFFFFF"/>
        </w:rPr>
        <w:t xml:space="preserve"> </w:t>
      </w:r>
      <w:r w:rsidR="00873258" w:rsidRPr="00873258">
        <w:rPr>
          <w:rFonts w:ascii="Arial" w:hAnsi="Arial" w:cs="Arial" w:hint="eastAsia"/>
          <w:color w:val="252525"/>
          <w:sz w:val="21"/>
          <w:szCs w:val="21"/>
          <w:shd w:val="clear" w:color="auto" w:fill="FFFFFF"/>
        </w:rPr>
        <w:t>사용된다</w:t>
      </w:r>
      <w:r w:rsidR="00873258" w:rsidRPr="00873258">
        <w:rPr>
          <w:rFonts w:ascii="Arial" w:hAnsi="Arial" w:cs="Arial" w:hint="eastAsia"/>
          <w:color w:val="252525"/>
          <w:sz w:val="21"/>
          <w:szCs w:val="21"/>
          <w:shd w:val="clear" w:color="auto" w:fill="FFFFFF"/>
        </w:rPr>
        <w:t>.</w:t>
      </w:r>
    </w:p>
    <w:p w:rsidR="00873258" w:rsidRDefault="00873258" w:rsidP="00531427">
      <w:pPr>
        <w:ind w:firstLineChars="50" w:firstLine="100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-3810</wp:posOffset>
            </wp:positionV>
            <wp:extent cx="2159124" cy="469265"/>
            <wp:effectExtent l="0" t="0" r="0" b="6985"/>
            <wp:wrapSquare wrapText="bothSides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55"/>
                    <a:stretch/>
                  </pic:blipFill>
                  <pic:spPr bwMode="auto">
                    <a:xfrm>
                      <a:off x="0" y="0"/>
                      <a:ext cx="2159124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Premultiplied by </w:t>
      </w:r>
      <w:r w:rsidRPr="00AE132C">
        <w:rPr>
          <w:position w:val="-12"/>
        </w:rPr>
        <w:object w:dxaOrig="580" w:dyaOrig="380">
          <v:shape id="_x0000_i1029" type="#_x0000_t75" style="width:43.2pt;height:28.8pt" o:ole="">
            <v:imagedata r:id="rId46" o:title=""/>
          </v:shape>
          <o:OLEObject Type="Embed" ProgID="Equation.DSMT4" ShapeID="_x0000_i1029" DrawAspect="Content" ObjectID="_1489927991" r:id="rId47"/>
        </w:object>
      </w:r>
    </w:p>
    <w:p w:rsidR="00873258" w:rsidRDefault="00873258" w:rsidP="00531427">
      <w:pPr>
        <w:ind w:firstLineChars="50" w:firstLine="100"/>
      </w:pPr>
    </w:p>
    <w:p w:rsidR="00531427" w:rsidRDefault="00B0554F" w:rsidP="00B0554F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2997642" cy="508834"/>
            <wp:effectExtent l="0" t="0" r="0" b="571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406" cy="5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427" w:rsidRPr="00531427" w:rsidRDefault="00B0554F" w:rsidP="001A17D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82386" cy="820744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842" cy="8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427" w:rsidRDefault="00531427" w:rsidP="001A17D1">
      <w:pPr>
        <w:jc w:val="center"/>
      </w:pPr>
    </w:p>
    <w:p w:rsidR="0076687F" w:rsidRDefault="0076687F" w:rsidP="0076687F">
      <w:r>
        <w:rPr>
          <w:rFonts w:hint="eastAsia"/>
        </w:rPr>
        <w:t>11.5 DAMPING</w:t>
      </w:r>
    </w:p>
    <w:p w:rsidR="006D3D45" w:rsidRDefault="00BD5353" w:rsidP="006D3D45">
      <w:pPr>
        <w:ind w:firstLineChars="50" w:firstLine="100"/>
      </w:pPr>
      <w:r>
        <w:rPr>
          <w:rFonts w:eastAsiaTheme="minorHAnsi"/>
        </w:rPr>
        <w:t xml:space="preserve">1. </w:t>
      </w:r>
      <w:r w:rsidR="006D3D45">
        <w:rPr>
          <w:rFonts w:hint="eastAsia"/>
        </w:rPr>
        <w:t>Proportional damping</w:t>
      </w:r>
    </w:p>
    <w:p w:rsidR="006D3D45" w:rsidRDefault="006D3D45" w:rsidP="006D3D45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1653872" cy="356473"/>
            <wp:effectExtent l="0" t="0" r="3810" b="571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391" cy="3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D45" w:rsidRDefault="006D3D45" w:rsidP="006D3D45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3308789" cy="492981"/>
            <wp:effectExtent l="0" t="0" r="6350" b="254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33" cy="49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4F" w:rsidRDefault="006D3D45" w:rsidP="006D3D4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94922" cy="1762402"/>
            <wp:effectExtent l="0" t="0" r="1270" b="952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016" cy="176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87F" w:rsidRDefault="0076687F" w:rsidP="0076687F">
      <w:r>
        <w:rPr>
          <w:rFonts w:hint="eastAsia"/>
        </w:rPr>
        <w:t>11.6 REDUCTION OF THE NUMBER OF D.O.F</w:t>
      </w:r>
    </w:p>
    <w:p w:rsidR="006F4BA6" w:rsidRDefault="006F4BA6" w:rsidP="006F4BA6">
      <w:pPr>
        <w:ind w:leftChars="100" w:left="200"/>
      </w:pPr>
      <w:r>
        <w:rPr>
          <w:rFonts w:hint="eastAsia"/>
        </w:rPr>
        <w:t>자유도의 수를 효과적으로 줄인다면,</w:t>
      </w:r>
      <w:r>
        <w:t xml:space="preserve"> </w:t>
      </w:r>
      <w:r>
        <w:rPr>
          <w:rFonts w:hint="eastAsia"/>
        </w:rPr>
        <w:t>정확도를 조금 희생하지만,</w:t>
      </w:r>
      <w:r>
        <w:t xml:space="preserve"> </w:t>
      </w:r>
      <w:r>
        <w:rPr>
          <w:rFonts w:hint="eastAsia"/>
        </w:rPr>
        <w:t>matrix의 사이즈를 크게줄여,</w:t>
      </w:r>
      <w:r>
        <w:t xml:space="preserve"> </w:t>
      </w:r>
      <w:r>
        <w:rPr>
          <w:rFonts w:hint="eastAsia"/>
        </w:rPr>
        <w:t xml:space="preserve">computation time을 줄일 수 있다. 이게 가능한 이유는 dynamic </w:t>
      </w:r>
      <w:r>
        <w:t>behavio</w:t>
      </w:r>
      <w:r>
        <w:rPr>
          <w:rFonts w:hint="eastAsia"/>
        </w:rPr>
        <w:t>r을 표현하는 주된 Reduced basis</w:t>
      </w:r>
      <w:r>
        <w:t>(a set of linearly independent vector)</w:t>
      </w:r>
      <w:r>
        <w:rPr>
          <w:rFonts w:hint="eastAsia"/>
        </w:rPr>
        <w:t>으로 표현하기 때문이다.</w:t>
      </w:r>
    </w:p>
    <w:p w:rsidR="00632C52" w:rsidRDefault="006F4BA6" w:rsidP="00632C52">
      <w:pPr>
        <w:ind w:firstLineChars="50" w:firstLine="10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E59E3EC" wp14:editId="5989C055">
            <wp:simplePos x="0" y="0"/>
            <wp:positionH relativeFrom="column">
              <wp:posOffset>1381125</wp:posOffset>
            </wp:positionH>
            <wp:positionV relativeFrom="paragraph">
              <wp:posOffset>0</wp:posOffset>
            </wp:positionV>
            <wp:extent cx="2190750" cy="209550"/>
            <wp:effectExtent l="0" t="0" r="0" b="0"/>
            <wp:wrapSquare wrapText="bothSides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</w:rPr>
        <w:t>1.</w:t>
      </w:r>
      <w:r w:rsidR="00632C52">
        <w:rPr>
          <w:rFonts w:hint="eastAsia"/>
        </w:rPr>
        <w:t xml:space="preserve"> Guyan Reduction</w:t>
      </w:r>
      <w:r>
        <w:t>:</w:t>
      </w:r>
    </w:p>
    <w:p w:rsidR="00CA1907" w:rsidRDefault="00632C52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50146" cy="842838"/>
            <wp:effectExtent l="0" t="0" r="762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265" cy="8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BA6" w:rsidRDefault="006F4BA6" w:rsidP="00632C52">
      <w:pPr>
        <w:ind w:firstLineChars="100" w:firstLine="200"/>
      </w:pPr>
      <w:r>
        <w:rPr>
          <w:rFonts w:hint="eastAsia"/>
        </w:rPr>
        <w:t>C</w:t>
      </w:r>
      <w:r>
        <w:t xml:space="preserve">ondensation </w:t>
      </w:r>
      <w:r>
        <w:rPr>
          <w:rFonts w:hint="eastAsia"/>
        </w:rPr>
        <w:t>을 통해</w:t>
      </w:r>
    </w:p>
    <w:p w:rsidR="00632C52" w:rsidRDefault="00632C52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04661" cy="395536"/>
            <wp:effectExtent l="0" t="0" r="0" b="508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462" cy="39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A36" w:rsidRDefault="00EE1A36" w:rsidP="00EE1A36">
      <w:pPr>
        <w:ind w:firstLineChars="100" w:firstLine="200"/>
      </w:pPr>
      <w:r>
        <w:rPr>
          <w:rFonts w:hint="eastAsia"/>
        </w:rPr>
        <w:t>이 식을 위의 식에 대입하면 다음과 같이 정리된 식을 얻어낼 수 있다.</w:t>
      </w:r>
    </w:p>
    <w:p w:rsidR="00632C52" w:rsidRDefault="00632C52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60967" cy="679191"/>
            <wp:effectExtent l="0" t="0" r="0" b="698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820" cy="68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2" w:rsidRDefault="00632C52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57315" cy="693949"/>
            <wp:effectExtent l="0" t="0" r="5715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266" cy="69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2" w:rsidRDefault="00EE1A36" w:rsidP="00EE1A36">
      <w:pPr>
        <w:ind w:firstLineChars="100" w:firstLine="200"/>
      </w:pPr>
      <w:r>
        <w:rPr>
          <w:rFonts w:hint="eastAsia"/>
        </w:rPr>
        <w:t>그리고 이 식을 앞서 보았던 기본 방정식에 대입하여 다음과 같이 나타낼 수 있다.</w:t>
      </w:r>
    </w:p>
    <w:p w:rsidR="00EE1A36" w:rsidRDefault="00EE1A36" w:rsidP="00EE1A36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>
            <wp:extent cx="4858247" cy="590561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078" cy="59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DE" w:rsidRDefault="006763DE" w:rsidP="00EE1A36">
      <w:pPr>
        <w:ind w:firstLineChars="100" w:firstLine="200"/>
      </w:pPr>
    </w:p>
    <w:p w:rsidR="00EE1A36" w:rsidRDefault="00EE1A36" w:rsidP="00EE1A36">
      <w:pPr>
        <w:ind w:firstLineChars="50" w:firstLine="100"/>
      </w:pPr>
      <w:r>
        <w:rPr>
          <w:rFonts w:eastAsiaTheme="minorHAnsi"/>
        </w:rPr>
        <w:t>②</w:t>
      </w:r>
      <w:r>
        <w:rPr>
          <w:rFonts w:hint="eastAsia"/>
        </w:rPr>
        <w:t xml:space="preserve"> Example</w:t>
      </w:r>
    </w:p>
    <w:p w:rsidR="00EE1A36" w:rsidRDefault="006763DE" w:rsidP="006763DE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2830665" cy="1430774"/>
            <wp:effectExtent l="0" t="0" r="8255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50" cy="143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DE" w:rsidRDefault="006763DE" w:rsidP="006763DE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3538331" cy="703227"/>
            <wp:effectExtent l="0" t="0" r="5080" b="190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788" cy="7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DE" w:rsidRDefault="006763DE" w:rsidP="006763DE">
      <w:pPr>
        <w:ind w:firstLineChars="50" w:firstLine="10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227298" cy="858741"/>
            <wp:effectExtent l="0" t="0" r="1905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53" cy="86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DE" w:rsidRDefault="006763DE" w:rsidP="006763DE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4134679" cy="615909"/>
            <wp:effectExtent l="0" t="0" r="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683" cy="61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DE" w:rsidRDefault="006763DE" w:rsidP="006763DE">
      <w:pPr>
        <w:ind w:firstLineChars="50" w:firstLine="100"/>
        <w:jc w:val="center"/>
      </w:pPr>
      <w:r>
        <w:rPr>
          <w:rFonts w:hint="eastAsia"/>
          <w:noProof/>
        </w:rPr>
        <w:drawing>
          <wp:inline distT="0" distB="0" distL="0" distR="0">
            <wp:extent cx="5414839" cy="388849"/>
            <wp:effectExtent l="0" t="0" r="0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35" cy="38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A36" w:rsidRDefault="00EE1A36" w:rsidP="00EE1A36">
      <w:pPr>
        <w:ind w:firstLineChars="100" w:firstLine="200"/>
      </w:pPr>
    </w:p>
    <w:p w:rsidR="0076687F" w:rsidRDefault="0076687F" w:rsidP="0076687F">
      <w:r>
        <w:rPr>
          <w:rFonts w:hint="eastAsia"/>
        </w:rPr>
        <w:t>11.7 RESPONSE HISTORY: MODAL METHODS</w:t>
      </w:r>
    </w:p>
    <w:p w:rsidR="00DE7317" w:rsidRDefault="00121996" w:rsidP="00121996">
      <w:pPr>
        <w:ind w:firstLineChars="100" w:firstLine="200"/>
      </w:pPr>
      <w:r>
        <w:rPr>
          <w:rFonts w:eastAsiaTheme="minorHAnsi"/>
        </w:rPr>
        <w:t xml:space="preserve">1. </w:t>
      </w:r>
      <w:r w:rsidR="00DE7317">
        <w:rPr>
          <w:rFonts w:hint="eastAsia"/>
        </w:rPr>
        <w:t>Modal equations</w:t>
      </w:r>
    </w:p>
    <w:p w:rsidR="00CA1907" w:rsidRDefault="000E12A6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222143" cy="447012"/>
            <wp:effectExtent l="0" t="0" r="0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799" cy="44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A6" w:rsidRDefault="00911250" w:rsidP="00121996">
      <w:pPr>
        <w:jc w:val="left"/>
      </w:pPr>
      <w:r>
        <w:rPr>
          <w:rFonts w:hint="eastAsia"/>
        </w:rPr>
        <w:t xml:space="preserve"> </w:t>
      </w:r>
      <w:r w:rsidR="000E12A6">
        <w:t>E</w:t>
      </w:r>
      <w:r w:rsidR="000E12A6">
        <w:rPr>
          <w:rFonts w:hint="eastAsia"/>
        </w:rPr>
        <w:t>igenvector</w:t>
      </w:r>
      <w:r>
        <w:rPr>
          <w:rFonts w:hint="eastAsia"/>
        </w:rPr>
        <w:t>와 mass matrix와의 곱이 1이면 stiffness matrix와의 곱은 진동수의 제곱 값이 나온다.</w:t>
      </w:r>
    </w:p>
    <w:p w:rsidR="000E12A6" w:rsidRDefault="000E12A6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61614" cy="445160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420" cy="44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50" w:rsidRDefault="00911250" w:rsidP="00911250">
      <w:pPr>
        <w:ind w:firstLineChars="100" w:firstLine="200"/>
      </w:pPr>
      <w:r>
        <w:rPr>
          <w:rFonts w:hint="eastAsia"/>
        </w:rPr>
        <w:t>그리고 이러한 Eigenvector의 집합을 modal matrix라하고 진동수의 제곱 값의 집합을 spectral matrix라고 한다.</w:t>
      </w:r>
    </w:p>
    <w:p w:rsidR="000E12A6" w:rsidRDefault="000E12A6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19708" cy="443539"/>
            <wp:effectExtent l="0" t="0" r="0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51" cy="44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A6" w:rsidRDefault="00911250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23075" cy="373721"/>
            <wp:effectExtent l="0" t="0" r="1905" b="762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975" cy="37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036" w:rsidRDefault="00911250" w:rsidP="0064403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451289"/>
            <wp:effectExtent l="0" t="0" r="2540" b="635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036">
        <w:t xml:space="preserve">                                                                 </w:t>
      </w:r>
      <w:r w:rsidR="00644036" w:rsidRPr="00AE132C">
        <w:rPr>
          <w:position w:val="-14"/>
        </w:rPr>
        <w:object w:dxaOrig="1920" w:dyaOrig="400">
          <v:shape id="_x0000_i1030" type="#_x0000_t75" style="width:93.6pt;height:21.6pt" o:ole="">
            <v:imagedata r:id="rId69" o:title=""/>
          </v:shape>
          <o:OLEObject Type="Embed" ProgID="Equation.DSMT4" ShapeID="_x0000_i1030" DrawAspect="Content" ObjectID="_1489927992" r:id="rId70"/>
        </w:object>
      </w:r>
    </w:p>
    <w:p w:rsidR="00644036" w:rsidRDefault="00644036">
      <w:pPr>
        <w:widowControl/>
        <w:wordWrap/>
        <w:autoSpaceDE/>
        <w:autoSpaceDN/>
      </w:pPr>
      <w:r>
        <w:br w:type="page"/>
      </w:r>
    </w:p>
    <w:p w:rsidR="00644036" w:rsidRDefault="00644036" w:rsidP="00CA1907">
      <w:pPr>
        <w:jc w:val="center"/>
      </w:pPr>
    </w:p>
    <w:p w:rsidR="00DE7317" w:rsidRDefault="00121996" w:rsidP="00DE7317">
      <w:pPr>
        <w:ind w:firstLineChars="50" w:firstLine="100"/>
      </w:pPr>
      <w:r>
        <w:rPr>
          <w:rFonts w:eastAsiaTheme="minorHAnsi"/>
        </w:rPr>
        <w:t xml:space="preserve">2. </w:t>
      </w:r>
      <w:r w:rsidR="00DE7317">
        <w:rPr>
          <w:rFonts w:hint="eastAsia"/>
        </w:rPr>
        <w:t>Reduction of Order</w:t>
      </w:r>
    </w:p>
    <w:p w:rsidR="00DE7317" w:rsidRDefault="00DE7317" w:rsidP="00DE7317">
      <w:pPr>
        <w:ind w:firstLineChars="50" w:firstLine="100"/>
      </w:pPr>
      <w:r>
        <w:rPr>
          <w:rFonts w:hint="eastAsia"/>
        </w:rPr>
        <w:t xml:space="preserve"> 모든 모드를 사용할 필요는 없기 때문에 </w:t>
      </w:r>
      <w:r w:rsidR="00512A1E">
        <w:rPr>
          <w:rFonts w:hint="eastAsia"/>
        </w:rPr>
        <w:t>가장 낮은 몇 개의 모드들만 사용하여 계산한다.</w:t>
      </w:r>
    </w:p>
    <w:p w:rsidR="000E12A6" w:rsidRDefault="00DE7317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731510" cy="749904"/>
            <wp:effectExtent l="0" t="0" r="254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317" w:rsidRDefault="00DE7317" w:rsidP="00CA1907">
      <w:pPr>
        <w:jc w:val="center"/>
      </w:pPr>
      <w:r>
        <w:rPr>
          <w:rFonts w:hint="eastAsia"/>
          <w:noProof/>
        </w:rPr>
        <w:drawing>
          <wp:inline distT="0" distB="0" distL="0" distR="0" wp14:anchorId="274ABDE9" wp14:editId="7964604B">
            <wp:extent cx="3228230" cy="674745"/>
            <wp:effectExtent l="0" t="0" r="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453" cy="67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A1E" w:rsidRDefault="00512A1E" w:rsidP="00CA1907">
      <w:pPr>
        <w:jc w:val="center"/>
      </w:pPr>
    </w:p>
    <w:p w:rsidR="00644036" w:rsidRDefault="00644036" w:rsidP="00644036">
      <w:r>
        <w:rPr>
          <w:rFonts w:hint="eastAsia"/>
        </w:rPr>
        <w:t>11.</w:t>
      </w:r>
      <w:r>
        <w:t>8</w:t>
      </w:r>
      <w:r>
        <w:rPr>
          <w:rFonts w:hint="eastAsia"/>
        </w:rPr>
        <w:t xml:space="preserve"> Ritz vectors</w:t>
      </w:r>
      <w:r>
        <w:t xml:space="preserve"> :  </w:t>
      </w:r>
      <w:r>
        <w:rPr>
          <w:rFonts w:hint="eastAsia"/>
        </w:rPr>
        <w:t>Modal method는 몇 가지 단점이 있다.</w:t>
      </w:r>
      <w:r>
        <w:t xml:space="preserve"> </w:t>
      </w:r>
      <w:r>
        <w:rPr>
          <w:rFonts w:hint="eastAsia"/>
        </w:rPr>
        <w:t xml:space="preserve">첫째로 </w:t>
      </w:r>
      <w:r>
        <w:t>eigenproblem</w:t>
      </w:r>
      <w:r>
        <w:rPr>
          <w:rFonts w:hint="eastAsia"/>
        </w:rPr>
        <w:t>을 풀면서 자동적으로 계산적인 소비(</w:t>
      </w:r>
      <w:r>
        <w:t xml:space="preserve">computational </w:t>
      </w:r>
      <w:r>
        <w:rPr>
          <w:rFonts w:hint="eastAsia"/>
        </w:rPr>
        <w:t>ex</w:t>
      </w:r>
      <w:r>
        <w:t>pense)</w:t>
      </w:r>
      <w:r>
        <w:rPr>
          <w:rFonts w:hint="eastAsia"/>
        </w:rPr>
        <w:t>가 든다.</w:t>
      </w:r>
      <w:r>
        <w:t xml:space="preserve"> </w:t>
      </w:r>
      <w:r>
        <w:rPr>
          <w:rFonts w:hint="eastAsia"/>
        </w:rPr>
        <w:t>또한 Eigenvector가 하중의 spatial distribution을 고려하지 않고 구해진다는 점이 있다.</w:t>
      </w:r>
      <w:r>
        <w:t xml:space="preserve"> </w:t>
      </w:r>
    </w:p>
    <w:p w:rsidR="00E14881" w:rsidRDefault="00E14881" w:rsidP="00644036">
      <w:r>
        <w:rPr>
          <w:noProof/>
        </w:rPr>
        <w:drawing>
          <wp:anchor distT="0" distB="0" distL="114300" distR="114300" simplePos="0" relativeHeight="251668480" behindDoc="0" locked="0" layoutInCell="1" allowOverlap="1" wp14:anchorId="12C669F0" wp14:editId="60DAC9F8">
            <wp:simplePos x="0" y="0"/>
            <wp:positionH relativeFrom="margin">
              <wp:posOffset>0</wp:posOffset>
            </wp:positionH>
            <wp:positionV relativeFrom="paragraph">
              <wp:posOffset>507365</wp:posOffset>
            </wp:positionV>
            <wp:extent cx="2628900" cy="981075"/>
            <wp:effectExtent l="0" t="0" r="0" b="9525"/>
            <wp:wrapSquare wrapText="bothSides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85715F0" wp14:editId="5FF1697C">
            <wp:simplePos x="0" y="0"/>
            <wp:positionH relativeFrom="margin">
              <wp:posOffset>0</wp:posOffset>
            </wp:positionH>
            <wp:positionV relativeFrom="paragraph">
              <wp:posOffset>1564640</wp:posOffset>
            </wp:positionV>
            <wp:extent cx="2533650" cy="1548765"/>
            <wp:effectExtent l="0" t="0" r="0" b="0"/>
            <wp:wrapSquare wrapText="bothSides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99F3080" wp14:editId="3B146442">
            <wp:simplePos x="0" y="0"/>
            <wp:positionH relativeFrom="margin">
              <wp:posOffset>2637790</wp:posOffset>
            </wp:positionH>
            <wp:positionV relativeFrom="paragraph">
              <wp:posOffset>383540</wp:posOffset>
            </wp:positionV>
            <wp:extent cx="3816985" cy="3533775"/>
            <wp:effectExtent l="0" t="0" r="0" b="9525"/>
            <wp:wrapSquare wrapText="bothSides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3264A82" wp14:editId="7F054E71">
            <wp:simplePos x="0" y="0"/>
            <wp:positionH relativeFrom="column">
              <wp:posOffset>104775</wp:posOffset>
            </wp:positionH>
            <wp:positionV relativeFrom="paragraph">
              <wp:posOffset>3204845</wp:posOffset>
            </wp:positionV>
            <wp:extent cx="2209800" cy="1192530"/>
            <wp:effectExtent l="0" t="0" r="0" b="7620"/>
            <wp:wrapThrough wrapText="bothSides">
              <wp:wrapPolygon edited="0">
                <wp:start x="0" y="0"/>
                <wp:lineTo x="0" y="21393"/>
                <wp:lineTo x="21414" y="21393"/>
                <wp:lineTo x="21414" y="0"/>
                <wp:lineTo x="0" y="0"/>
              </wp:wrapPolygon>
            </wp:wrapThrough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C</w:t>
      </w:r>
      <w:r>
        <w:t>ontinuous system</w:t>
      </w:r>
    </w:p>
    <w:p w:rsidR="00644036" w:rsidRDefault="00644036" w:rsidP="00644036"/>
    <w:p w:rsidR="00E14881" w:rsidRDefault="00E14881" w:rsidP="00644036">
      <w:r>
        <w:lastRenderedPageBreak/>
        <w:t>Ritz vector</w:t>
      </w:r>
      <w:r>
        <w:rPr>
          <w:rFonts w:hint="eastAsia"/>
        </w:rPr>
        <w:t xml:space="preserve">는 spatial distribution까지 확장하여 </w:t>
      </w:r>
      <w:r>
        <w:t>Frequency</w:t>
      </w:r>
      <w:r>
        <w:rPr>
          <w:rFonts w:hint="eastAsia"/>
        </w:rPr>
        <w:t>를 approximate한다.</w:t>
      </w:r>
      <w:r>
        <w:t xml:space="preserve"> </w:t>
      </w:r>
    </w:p>
    <w:p w:rsidR="00E14881" w:rsidRDefault="00E14881" w:rsidP="00E14881">
      <w:r>
        <w:t>P</w:t>
      </w:r>
      <w:r>
        <w:rPr>
          <w:rFonts w:hint="eastAsia"/>
        </w:rPr>
        <w:t xml:space="preserve">aper </w:t>
      </w:r>
      <w:r>
        <w:t>title : EXTRACTION OF RITZ VECTORS FROM VIBRATION TEST DATA written by Hoon Sohn</w:t>
      </w:r>
    </w:p>
    <w:p w:rsidR="00E14881" w:rsidRDefault="00E14881" w:rsidP="00644036">
      <w:r>
        <w:rPr>
          <w:noProof/>
        </w:rPr>
        <w:drawing>
          <wp:inline distT="0" distB="0" distL="0" distR="0" wp14:anchorId="58301715" wp14:editId="6196B0A0">
            <wp:extent cx="5731510" cy="5694045"/>
            <wp:effectExtent l="0" t="0" r="2540" b="190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36" w:rsidRDefault="00486600" w:rsidP="00644036">
      <w:r>
        <w:t xml:space="preserve">Let </w:t>
      </w:r>
      <w:r w:rsidRPr="00AE132C">
        <w:rPr>
          <w:position w:val="-14"/>
        </w:rPr>
        <w:object w:dxaOrig="2260" w:dyaOrig="400">
          <v:shape id="_x0000_i1031" type="#_x0000_t75" style="width:115.2pt;height:21.6pt" o:ole="">
            <v:imagedata r:id="rId78" o:title=""/>
          </v:shape>
          <o:OLEObject Type="Embed" ProgID="Equation.DSMT4" ShapeID="_x0000_i1031" DrawAspect="Content" ObjectID="_1489927993" r:id="rId79"/>
        </w:object>
      </w:r>
    </w:p>
    <w:p w:rsidR="00D51C7B" w:rsidRDefault="00486600" w:rsidP="00644036">
      <w:r>
        <w:rPr>
          <w:noProof/>
        </w:rPr>
        <w:drawing>
          <wp:inline distT="0" distB="0" distL="0" distR="0" wp14:anchorId="073DA06A" wp14:editId="04BB646E">
            <wp:extent cx="5086350" cy="50482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7B" w:rsidRPr="00644036" w:rsidRDefault="00486600" w:rsidP="00486600">
      <w:pPr>
        <w:jc w:val="center"/>
      </w:pPr>
      <w:r>
        <w:rPr>
          <w:noProof/>
        </w:rPr>
        <w:drawing>
          <wp:inline distT="0" distB="0" distL="0" distR="0" wp14:anchorId="010F7E66" wp14:editId="14672F27">
            <wp:extent cx="4467225" cy="723900"/>
            <wp:effectExtent l="0" t="0" r="952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719" w:rsidRDefault="0076687F" w:rsidP="0076687F">
      <w:r>
        <w:rPr>
          <w:rFonts w:hint="eastAsia"/>
        </w:rPr>
        <w:lastRenderedPageBreak/>
        <w:t xml:space="preserve">11.9 COMPONENT MODE </w:t>
      </w:r>
      <w:r w:rsidR="00FC0498">
        <w:rPr>
          <w:rFonts w:hint="eastAsia"/>
        </w:rPr>
        <w:t>SYNTHESIS</w:t>
      </w:r>
      <w:r>
        <w:rPr>
          <w:rFonts w:hint="eastAsia"/>
        </w:rPr>
        <w:t xml:space="preserve"> (CMS)</w:t>
      </w:r>
      <w:r w:rsidR="00C65719">
        <w:t xml:space="preserve"> or Dynamic substructuring</w:t>
      </w:r>
    </w:p>
    <w:p w:rsidR="00652DE3" w:rsidRDefault="00652DE3" w:rsidP="00652DE3">
      <w:pPr>
        <w:ind w:firstLineChars="100" w:firstLine="200"/>
      </w:pPr>
      <w:r>
        <w:rPr>
          <w:rFonts w:hint="eastAsia"/>
        </w:rPr>
        <w:t>복잡한 구조물을 몇 개의 부분 구조물로 나누어 독립적으로 고유진동수와 mode shape을 구한 후 이들 사이에 적절한 구속조건을 고려하여 합성한 후 전체 구조물의 고유진동수와 mode shape 및 응답을 구하는 방법이다.</w:t>
      </w:r>
    </w:p>
    <w:p w:rsidR="00652DE3" w:rsidRDefault="00652DE3" w:rsidP="00652DE3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3438525</wp:posOffset>
            </wp:positionH>
            <wp:positionV relativeFrom="paragraph">
              <wp:posOffset>141605</wp:posOffset>
            </wp:positionV>
            <wp:extent cx="2114550" cy="784445"/>
            <wp:effectExtent l="0" t="0" r="0" b="0"/>
            <wp:wrapThrough wrapText="bothSides">
              <wp:wrapPolygon edited="0">
                <wp:start x="0" y="0"/>
                <wp:lineTo x="0" y="20988"/>
                <wp:lineTo x="21405" y="20988"/>
                <wp:lineTo x="21405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65719" w:rsidRDefault="00C65719" w:rsidP="0076687F">
      <w:r>
        <w:rPr>
          <w:rFonts w:hint="eastAsia"/>
        </w:rPr>
        <w:t xml:space="preserve">Attachment d.o.f. </w:t>
      </w:r>
      <w:r w:rsidR="00E728DE">
        <w:rPr>
          <w:rFonts w:hint="eastAsia"/>
        </w:rPr>
        <w:t>Substructure</w:t>
      </w:r>
      <w:r>
        <w:t xml:space="preserve">. </w:t>
      </w:r>
    </w:p>
    <w:p w:rsidR="00C65719" w:rsidRDefault="00C65719" w:rsidP="0076687F">
      <w:r>
        <w:t>Component mode: substructure</w:t>
      </w:r>
      <w:r>
        <w:rPr>
          <w:rFonts w:hint="eastAsia"/>
        </w:rPr>
        <w:t xml:space="preserve">끼리의 </w:t>
      </w:r>
      <w:r>
        <w:t xml:space="preserve">vibration mode </w:t>
      </w:r>
    </w:p>
    <w:p w:rsidR="00C65719" w:rsidRDefault="00C65719" w:rsidP="0076687F">
      <w:r>
        <w:t>Constraint mode : are static displacement patterns of individual substructures produced by applying a unit displacement to each attachment d.o.f in turn while all other attachment d.o.f are fixed.</w:t>
      </w:r>
    </w:p>
    <w:p w:rsidR="00C65719" w:rsidRDefault="00C65719" w:rsidP="0076687F">
      <w:r>
        <w:t>Component mode</w:t>
      </w:r>
      <w:r>
        <w:rPr>
          <w:rFonts w:hint="eastAsia"/>
        </w:rPr>
        <w:t xml:space="preserve"> j는 </w:t>
      </w:r>
      <w:r>
        <w:t>static analysis</w:t>
      </w:r>
      <w:r>
        <w:rPr>
          <w:rFonts w:hint="eastAsia"/>
        </w:rPr>
        <w:t>를 통해 구할 수 있다.</w:t>
      </w:r>
      <w:r>
        <w:t xml:space="preserve"> </w:t>
      </w:r>
      <w:r>
        <w:rPr>
          <w:rFonts w:hint="eastAsia"/>
        </w:rPr>
        <w:t xml:space="preserve">이때 </w:t>
      </w:r>
      <w:r>
        <w:t>stiffness matrix</w:t>
      </w:r>
      <w:r>
        <w:rPr>
          <w:rFonts w:hint="eastAsia"/>
        </w:rPr>
        <w:t xml:space="preserve">는 </w:t>
      </w:r>
      <w:r w:rsidR="00582CAC">
        <w:t>attachment d.o.f</w:t>
      </w:r>
      <w:r w:rsidR="00582CAC">
        <w:rPr>
          <w:rFonts w:hint="eastAsia"/>
        </w:rPr>
        <w:t xml:space="preserve">가 포함된 </w:t>
      </w:r>
      <w:r w:rsidR="00582CAC">
        <w:t>substructure</w:t>
      </w:r>
      <w:r w:rsidR="00582CAC">
        <w:rPr>
          <w:rFonts w:hint="eastAsia"/>
        </w:rPr>
        <w:t>로 구성된 행렬이다.</w:t>
      </w:r>
      <w:r w:rsidR="00582CAC">
        <w:t xml:space="preserve"> n=substructure d.o.f , a=attachment d.o.f</w:t>
      </w:r>
    </w:p>
    <w:p w:rsidR="00CA1907" w:rsidRDefault="007A4E8C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819150" cy="739471"/>
            <wp:effectExtent l="0" t="0" r="0" b="381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090" cy="74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8C" w:rsidRDefault="007A4E8C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620491" cy="341906"/>
            <wp:effectExtent l="0" t="0" r="0" b="127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922" cy="344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98" w:rsidRDefault="00FC0498" w:rsidP="00CA1907">
      <w:pPr>
        <w:jc w:val="center"/>
      </w:pPr>
      <w:r>
        <w:rPr>
          <w:noProof/>
        </w:rPr>
        <w:drawing>
          <wp:inline distT="0" distB="0" distL="0" distR="0">
            <wp:extent cx="3919993" cy="551340"/>
            <wp:effectExtent l="0" t="0" r="4445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70" cy="55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CAC" w:rsidRDefault="00582CAC" w:rsidP="00CA1907">
      <w:pPr>
        <w:jc w:val="center"/>
      </w:pPr>
      <w:r w:rsidRPr="00AE132C">
        <w:rPr>
          <w:position w:val="-10"/>
        </w:rPr>
        <w:object w:dxaOrig="240" w:dyaOrig="260">
          <v:shape id="_x0000_i1032" type="#_x0000_t75" style="width:14.4pt;height:14.4pt" o:ole="">
            <v:imagedata r:id="rId86" o:title=""/>
          </v:shape>
          <o:OLEObject Type="Embed" ProgID="Equation.DSMT4" ShapeID="_x0000_i1032" DrawAspect="Content" ObjectID="_1489927994" r:id="rId87"/>
        </w:object>
      </w:r>
      <w:r>
        <w:t>는 attachment d.o.f</w:t>
      </w:r>
      <w:r>
        <w:rPr>
          <w:rFonts w:hint="eastAsia"/>
        </w:rPr>
        <w:t xml:space="preserve">에 unit displacement를 적용하였을 때 </w:t>
      </w:r>
      <w:r w:rsidR="00F90C6C">
        <w:t>internal d.o.f</w:t>
      </w:r>
    </w:p>
    <w:p w:rsidR="00582CAC" w:rsidRDefault="00582CAC" w:rsidP="00582CAC">
      <w:pPr>
        <w:jc w:val="center"/>
      </w:pPr>
      <w:r w:rsidRPr="00AE132C">
        <w:rPr>
          <w:position w:val="-10"/>
        </w:rPr>
        <w:object w:dxaOrig="200" w:dyaOrig="320">
          <v:shape id="_x0000_i1033" type="#_x0000_t75" style="width:7.2pt;height:14.4pt" o:ole="">
            <v:imagedata r:id="rId88" o:title=""/>
          </v:shape>
          <o:OLEObject Type="Embed" ProgID="Equation.DSMT4" ShapeID="_x0000_i1033" DrawAspect="Content" ObjectID="_1489927995" r:id="rId89"/>
        </w:object>
      </w:r>
      <w:r>
        <w:t>는 Component</w:t>
      </w:r>
      <w:r>
        <w:rPr>
          <w:rFonts w:hint="eastAsia"/>
        </w:rPr>
        <w:t xml:space="preserve"> </w:t>
      </w:r>
      <w:r>
        <w:t>mode</w:t>
      </w:r>
      <w:r w:rsidR="00F90C6C">
        <w:t>(substructure)</w:t>
      </w:r>
      <w:r>
        <w:rPr>
          <w:rFonts w:hint="eastAsia"/>
        </w:rPr>
        <w:t xml:space="preserve">에서 </w:t>
      </w:r>
      <w:r>
        <w:t>eigen matrix</w:t>
      </w:r>
    </w:p>
    <w:p w:rsidR="00F90C6C" w:rsidRDefault="00F90C6C" w:rsidP="00F90C6C">
      <w:pPr>
        <w:jc w:val="center"/>
      </w:pPr>
      <w:r>
        <w:t>D는 substructure d.o.f</w:t>
      </w:r>
      <w:r>
        <w:rPr>
          <w:rFonts w:hint="eastAsia"/>
        </w:rPr>
        <w:t xml:space="preserve"> + attachment d.o.f</w:t>
      </w:r>
    </w:p>
    <w:p w:rsidR="00582CAC" w:rsidRDefault="009006A3" w:rsidP="00582CAC">
      <w:r w:rsidRPr="00AE132C">
        <w:rPr>
          <w:position w:val="-14"/>
        </w:rPr>
        <w:object w:dxaOrig="1480" w:dyaOrig="400">
          <v:shape id="_x0000_i1034" type="#_x0000_t75" style="width:1in;height:21.6pt" o:ole="">
            <v:imagedata r:id="rId90" o:title=""/>
          </v:shape>
          <o:OLEObject Type="Embed" ProgID="Equation.DSMT4" ShapeID="_x0000_i1034" DrawAspect="Content" ObjectID="_1489927996" r:id="rId91"/>
        </w:object>
      </w:r>
      <w:r>
        <w:t xml:space="preserve">, </w:t>
      </w:r>
      <w:r w:rsidRPr="00AE132C">
        <w:rPr>
          <w:position w:val="-14"/>
        </w:rPr>
        <w:object w:dxaOrig="1420" w:dyaOrig="400">
          <v:shape id="_x0000_i1035" type="#_x0000_t75" style="width:1in;height:21.6pt" o:ole="">
            <v:imagedata r:id="rId92" o:title=""/>
          </v:shape>
          <o:OLEObject Type="Embed" ProgID="Equation.DSMT4" ShapeID="_x0000_i1035" DrawAspect="Content" ObjectID="_1489927997" r:id="rId93"/>
        </w:object>
      </w:r>
      <w:r>
        <w:t>=&gt; Reduce mass and stiffness matrix</w:t>
      </w:r>
    </w:p>
    <w:p w:rsidR="009006A3" w:rsidRDefault="009006A3" w:rsidP="00582CAC"/>
    <w:p w:rsidR="007A4E8C" w:rsidRDefault="0055681B" w:rsidP="00CA1907">
      <w:pPr>
        <w:jc w:val="center"/>
      </w:pPr>
      <w:r>
        <w:rPr>
          <w:noProof/>
        </w:rPr>
        <w:lastRenderedPageBreak/>
        <w:drawing>
          <wp:inline distT="0" distB="0" distL="0" distR="0">
            <wp:extent cx="4007457" cy="14866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584" cy="148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E8C" w:rsidRDefault="0055681B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66198" cy="1329114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27" cy="132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55681B">
      <w:r>
        <w:rPr>
          <w:rFonts w:hint="eastAsia"/>
        </w:rPr>
        <w:t>- 첫 번째 구조물</w:t>
      </w:r>
    </w:p>
    <w:p w:rsidR="0055681B" w:rsidRDefault="0055681B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04376" cy="57319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05" cy="57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468633" cy="563212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557" cy="56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</w:pPr>
      <w:r>
        <w:rPr>
          <w:rFonts w:hint="eastAsia"/>
          <w:noProof/>
        </w:rPr>
        <w:drawing>
          <wp:inline distT="0" distB="0" distL="0" distR="0" wp14:anchorId="0015E1A7" wp14:editId="627E70B3">
            <wp:extent cx="4921858" cy="761499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625" cy="7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55681B">
      <w:r>
        <w:rPr>
          <w:rFonts w:hint="eastAsia"/>
        </w:rPr>
        <w:t>- 두 번째 구조물</w:t>
      </w:r>
    </w:p>
    <w:p w:rsidR="0055681B" w:rsidRDefault="0055681B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04106" cy="588396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91" cy="60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74435" cy="567883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95" cy="57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19167" cy="795130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549" cy="79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09186" cy="747423"/>
            <wp:effectExtent l="0" t="0" r="571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78" cy="74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AD8" w:rsidRDefault="00C24AD8" w:rsidP="00C24AD8">
      <w:r>
        <w:rPr>
          <w:rFonts w:hint="eastAsia"/>
        </w:rPr>
        <w:lastRenderedPageBreak/>
        <w:t>- 전체 합성</w:t>
      </w:r>
    </w:p>
    <w:p w:rsidR="0055681B" w:rsidRDefault="0055681B" w:rsidP="00CA1907">
      <w:pPr>
        <w:jc w:val="center"/>
      </w:pPr>
      <w:r>
        <w:rPr>
          <w:noProof/>
        </w:rPr>
        <w:drawing>
          <wp:inline distT="0" distB="0" distL="0" distR="0">
            <wp:extent cx="2441051" cy="1286416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941" cy="128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001370" cy="697134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449" cy="69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27659" cy="889663"/>
            <wp:effectExtent l="0" t="0" r="1905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250" cy="89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86970" cy="120941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783" cy="121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1B" w:rsidRDefault="0055681B" w:rsidP="00CA1907">
      <w:pPr>
        <w:jc w:val="center"/>
      </w:pPr>
    </w:p>
    <w:p w:rsidR="0076687F" w:rsidRDefault="0076687F" w:rsidP="0076687F">
      <w:r>
        <w:rPr>
          <w:rFonts w:hint="eastAsia"/>
        </w:rPr>
        <w:t>11.10 HARMONIC RESPONSE</w:t>
      </w:r>
      <w:r w:rsidR="000B44F5">
        <w:t xml:space="preserve"> : </w:t>
      </w:r>
      <w:r w:rsidR="000B44F5">
        <w:rPr>
          <w:rFonts w:hint="eastAsia"/>
        </w:rPr>
        <w:t xml:space="preserve">Frequency </w:t>
      </w:r>
      <w:r w:rsidR="000B44F5">
        <w:t>R</w:t>
      </w:r>
      <w:r w:rsidR="000B44F5">
        <w:rPr>
          <w:rFonts w:hint="eastAsia"/>
        </w:rPr>
        <w:t xml:space="preserve">esponse </w:t>
      </w:r>
      <w:r w:rsidR="000B44F5">
        <w:t>A</w:t>
      </w:r>
      <w:r w:rsidR="000B44F5">
        <w:rPr>
          <w:rFonts w:hint="eastAsia"/>
        </w:rPr>
        <w:t>nalysis</w:t>
      </w:r>
      <w:r w:rsidR="000B44F5">
        <w:t>, Forced vibration.</w:t>
      </w:r>
    </w:p>
    <w:p w:rsidR="00CA1907" w:rsidRDefault="00396E5C" w:rsidP="00CA190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99473" cy="120064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04" cy="120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4F5" w:rsidRDefault="000B44F5" w:rsidP="00CA1907">
      <w:pPr>
        <w:jc w:val="center"/>
      </w:pPr>
      <w:r>
        <w:rPr>
          <w:noProof/>
        </w:rPr>
        <w:drawing>
          <wp:inline distT="0" distB="0" distL="0" distR="0" wp14:anchorId="4B028603" wp14:editId="3ADBFE9A">
            <wp:extent cx="3590925" cy="1085850"/>
            <wp:effectExtent l="0" t="0" r="952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F5" w:rsidRDefault="000B44F5" w:rsidP="00CA1907">
      <w:pPr>
        <w:jc w:val="center"/>
      </w:pPr>
      <w:r>
        <w:rPr>
          <w:noProof/>
        </w:rPr>
        <w:lastRenderedPageBreak/>
        <w:drawing>
          <wp:inline distT="0" distB="0" distL="0" distR="0" wp14:anchorId="74FE0840" wp14:editId="33B1EC8F">
            <wp:extent cx="4067175" cy="268605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E3" w:rsidRDefault="00652DE3" w:rsidP="00CA1907">
      <w:pPr>
        <w:jc w:val="center"/>
      </w:pPr>
    </w:p>
    <w:p w:rsidR="00AE0326" w:rsidRDefault="00AE0326">
      <w:pPr>
        <w:widowControl/>
        <w:wordWrap/>
        <w:autoSpaceDE/>
        <w:autoSpaceDN/>
      </w:pPr>
      <w:r>
        <w:br w:type="page"/>
      </w:r>
    </w:p>
    <w:p w:rsidR="00AE0326" w:rsidRDefault="00AE0326" w:rsidP="00AE0326">
      <w:pPr>
        <w:widowControl/>
        <w:wordWrap/>
        <w:autoSpaceDE/>
        <w:autoSpaceDN/>
        <w:jc w:val="left"/>
      </w:pPr>
      <w:r>
        <w:lastRenderedPageBreak/>
        <w:t>11.11 Response history : Direct Integration Methods</w:t>
      </w:r>
    </w:p>
    <w:p w:rsidR="007B4DFF" w:rsidRDefault="00AE0326" w:rsidP="00AE0326">
      <w:pPr>
        <w:widowControl/>
        <w:wordWrap/>
        <w:autoSpaceDE/>
        <w:autoSpaceDN/>
        <w:jc w:val="left"/>
      </w:pPr>
      <w:r>
        <w:t xml:space="preserve">Direct integration </w:t>
      </w:r>
      <w:r w:rsidR="007B4DFF">
        <w:t>:</w:t>
      </w:r>
      <w:r w:rsidR="007B4DFF">
        <w:rPr>
          <w:rFonts w:hint="eastAsia"/>
        </w:rPr>
        <w:t xml:space="preserve"> is an calculation of response history using step by step integration in time </w:t>
      </w:r>
    </w:p>
    <w:p w:rsidR="007B4DFF" w:rsidRDefault="007B4DFF" w:rsidP="00AE0326">
      <w:pPr>
        <w:widowControl/>
        <w:wordWrap/>
        <w:autoSpaceDE/>
        <w:autoSpaceDN/>
        <w:jc w:val="left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910CF9B" wp14:editId="04F9262F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3528060" cy="390525"/>
            <wp:effectExtent l="0" t="0" r="0" b="9525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4DFF" w:rsidRDefault="007B4DFF" w:rsidP="00AE0326">
      <w:pPr>
        <w:widowControl/>
        <w:wordWrap/>
        <w:autoSpaceDE/>
        <w:autoSpaceDN/>
        <w:jc w:val="left"/>
      </w:pPr>
      <w:r>
        <w:t xml:space="preserve">Nth time : </w:t>
      </w:r>
    </w:p>
    <w:p w:rsidR="007B4DFF" w:rsidRDefault="007B4DFF" w:rsidP="00AE0326">
      <w:pPr>
        <w:widowControl/>
        <w:wordWrap/>
        <w:autoSpaceDE/>
        <w:autoSpaceDN/>
        <w:jc w:val="left"/>
      </w:pPr>
    </w:p>
    <w:p w:rsidR="007B4DFF" w:rsidRDefault="007B4DFF" w:rsidP="007B4DFF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B7EC409" wp14:editId="59336336">
            <wp:simplePos x="0" y="0"/>
            <wp:positionH relativeFrom="column">
              <wp:posOffset>1028700</wp:posOffset>
            </wp:positionH>
            <wp:positionV relativeFrom="paragraph">
              <wp:posOffset>555625</wp:posOffset>
            </wp:positionV>
            <wp:extent cx="2974340" cy="361950"/>
            <wp:effectExtent l="0" t="0" r="0" b="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</w:t>
      </w:r>
      <w:r>
        <w:rPr>
          <w:rFonts w:hint="eastAsia"/>
        </w:rPr>
        <w:t>+</w:t>
      </w:r>
      <w:r>
        <w:t xml:space="preserve">1 </w:t>
      </w:r>
      <w:r>
        <w:rPr>
          <w:rFonts w:hint="eastAsia"/>
        </w:rPr>
        <w:t xml:space="preserve">time step 에서 </w:t>
      </w:r>
      <w:r>
        <w:t>direct integration</w:t>
      </w:r>
      <w:r>
        <w:rPr>
          <w:rFonts w:hint="eastAsia"/>
        </w:rPr>
        <w:t xml:space="preserve">을 하는 방법은 한 </w:t>
      </w:r>
      <w:r>
        <w:t xml:space="preserve">step </w:t>
      </w:r>
      <w:r>
        <w:rPr>
          <w:rFonts w:hint="eastAsia"/>
        </w:rPr>
        <w:t xml:space="preserve">전 또는 이상의 앞선 정보를 이용하여 구한다. 그 알고리즘은 크게 </w:t>
      </w:r>
      <w:r>
        <w:t xml:space="preserve">explicit </w:t>
      </w:r>
      <w:r>
        <w:rPr>
          <w:rFonts w:hint="eastAsia"/>
        </w:rPr>
        <w:t xml:space="preserve">와 </w:t>
      </w:r>
      <w:r>
        <w:t>implicit</w:t>
      </w:r>
      <w:r>
        <w:rPr>
          <w:rFonts w:hint="eastAsia"/>
        </w:rPr>
        <w:t>로 나뉜다.</w:t>
      </w:r>
    </w:p>
    <w:p w:rsidR="007B4DFF" w:rsidRDefault="007B4DFF" w:rsidP="007B4DFF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F4EF04B" wp14:editId="726565A7">
            <wp:simplePos x="0" y="0"/>
            <wp:positionH relativeFrom="column">
              <wp:posOffset>1104900</wp:posOffset>
            </wp:positionH>
            <wp:positionV relativeFrom="paragraph">
              <wp:posOffset>323850</wp:posOffset>
            </wp:positionV>
            <wp:extent cx="3689985" cy="285750"/>
            <wp:effectExtent l="0" t="0" r="5715" b="0"/>
            <wp:wrapSquare wrapText="bothSides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Explicit form : </w:t>
      </w:r>
    </w:p>
    <w:p w:rsidR="007B4DFF" w:rsidRDefault="007B4DFF" w:rsidP="007B4DFF">
      <w:pPr>
        <w:widowControl/>
        <w:wordWrap/>
        <w:autoSpaceDE/>
        <w:autoSpaceDN/>
        <w:rPr>
          <w:ins w:id="0" w:author="신헌섭" w:date="2015-04-07T07:41:00Z"/>
        </w:rPr>
      </w:pPr>
      <w:r>
        <w:t xml:space="preserve">Implicit form : </w:t>
      </w:r>
    </w:p>
    <w:p w:rsidR="0048307C" w:rsidRDefault="0048307C" w:rsidP="007B4DFF">
      <w:pPr>
        <w:widowControl/>
        <w:wordWrap/>
        <w:autoSpaceDE/>
        <w:autoSpaceDN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4DFF" w:rsidTr="007B4DFF">
        <w:tc>
          <w:tcPr>
            <w:tcW w:w="4508" w:type="dxa"/>
            <w:tcBorders>
              <w:top w:val="nil"/>
              <w:left w:val="nil"/>
              <w:bottom w:val="single" w:sz="4" w:space="0" w:color="auto"/>
            </w:tcBorders>
          </w:tcPr>
          <w:p w:rsidR="007B4DFF" w:rsidRDefault="007B4DFF" w:rsidP="007B4DFF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Explicit</w:t>
            </w:r>
          </w:p>
        </w:tc>
        <w:tc>
          <w:tcPr>
            <w:tcW w:w="4508" w:type="dxa"/>
            <w:tcBorders>
              <w:top w:val="nil"/>
              <w:bottom w:val="single" w:sz="4" w:space="0" w:color="auto"/>
              <w:right w:val="nil"/>
            </w:tcBorders>
          </w:tcPr>
          <w:p w:rsidR="007B4DFF" w:rsidRDefault="007B4DFF">
            <w:pPr>
              <w:widowControl/>
              <w:wordWrap/>
              <w:autoSpaceDE/>
              <w:autoSpaceDN/>
              <w:jc w:val="center"/>
              <w:pPrChange w:id="1" w:author="신헌섭" w:date="2015-04-07T07:37:00Z">
                <w:pPr>
                  <w:widowControl/>
                  <w:wordWrap/>
                  <w:autoSpaceDE/>
                  <w:autoSpaceDN/>
                </w:pPr>
              </w:pPrChange>
            </w:pPr>
            <w:r>
              <w:rPr>
                <w:rFonts w:hint="eastAsia"/>
              </w:rPr>
              <w:t>I</w:t>
            </w:r>
            <w:r>
              <w:t>mplici</w:t>
            </w:r>
            <w:ins w:id="2" w:author="신헌섭" w:date="2015-04-07T07:37:00Z">
              <w:r>
                <w:t>t</w:t>
              </w:r>
            </w:ins>
          </w:p>
        </w:tc>
      </w:tr>
      <w:tr w:rsidR="007B4DFF" w:rsidTr="007B4DFF">
        <w:tc>
          <w:tcPr>
            <w:tcW w:w="4508" w:type="dxa"/>
            <w:tcBorders>
              <w:left w:val="nil"/>
              <w:bottom w:val="nil"/>
            </w:tcBorders>
          </w:tcPr>
          <w:p w:rsidR="007B4DFF" w:rsidRDefault="000B593B">
            <w:pPr>
              <w:widowControl/>
              <w:wordWrap/>
              <w:autoSpaceDE/>
              <w:autoSpaceDN/>
              <w:jc w:val="center"/>
              <w:pPrChange w:id="3" w:author="신헌섭" w:date="2015-04-07T07:38:00Z">
                <w:pPr>
                  <w:widowControl/>
                  <w:wordWrap/>
                  <w:autoSpaceDE/>
                  <w:autoSpaceDN/>
                </w:pPr>
              </w:pPrChange>
            </w:pPr>
            <w:ins w:id="4" w:author="신헌섭" w:date="2015-04-07T15:52:00Z">
              <w:r>
                <w:t>n</w:t>
              </w:r>
            </w:ins>
            <w:ins w:id="5" w:author="신헌섭" w:date="2015-04-07T07:37:00Z">
              <w:r w:rsidR="007B4DFF">
                <w:rPr>
                  <w:rFonts w:hint="eastAsia"/>
                </w:rPr>
                <w:t>+</w:t>
              </w:r>
              <w:r w:rsidR="007B4DFF">
                <w:t>1 th =</w:t>
              </w:r>
            </w:ins>
            <w:ins w:id="6" w:author="신헌섭" w:date="2015-04-07T07:38:00Z">
              <w:r w:rsidR="007B4DFF">
                <w:t xml:space="preserve"> </w:t>
              </w:r>
            </w:ins>
            <w:ins w:id="7" w:author="신헌섭" w:date="2015-04-07T07:37:00Z">
              <w:r w:rsidR="007B4DFF">
                <w:t>n th + n-1 th + ..</w:t>
              </w:r>
            </w:ins>
          </w:p>
        </w:tc>
        <w:tc>
          <w:tcPr>
            <w:tcW w:w="4508" w:type="dxa"/>
            <w:tcBorders>
              <w:bottom w:val="nil"/>
              <w:right w:val="nil"/>
            </w:tcBorders>
          </w:tcPr>
          <w:p w:rsidR="007B4DFF" w:rsidRDefault="000B593B">
            <w:pPr>
              <w:widowControl/>
              <w:wordWrap/>
              <w:autoSpaceDE/>
              <w:autoSpaceDN/>
              <w:jc w:val="center"/>
              <w:pPrChange w:id="8" w:author="신헌섭" w:date="2015-04-07T07:38:00Z">
                <w:pPr>
                  <w:widowControl/>
                  <w:wordWrap/>
                  <w:autoSpaceDE/>
                  <w:autoSpaceDN/>
                </w:pPr>
              </w:pPrChange>
            </w:pPr>
            <w:ins w:id="9" w:author="신헌섭" w:date="2015-04-07T15:52:00Z">
              <w:r>
                <w:t>n</w:t>
              </w:r>
            </w:ins>
            <w:ins w:id="10" w:author="신헌섭" w:date="2015-04-07T07:38:00Z">
              <w:r w:rsidR="007B4DFF">
                <w:rPr>
                  <w:rFonts w:hint="eastAsia"/>
                </w:rPr>
                <w:t>+</w:t>
              </w:r>
              <w:r w:rsidR="007B4DFF">
                <w:t>1 th = n+1</w:t>
              </w:r>
            </w:ins>
            <w:ins w:id="11" w:author="신헌섭" w:date="2015-04-07T15:52:00Z">
              <w:r>
                <w:t xml:space="preserve"> </w:t>
              </w:r>
            </w:ins>
            <w:ins w:id="12" w:author="신헌섭" w:date="2015-04-07T07:38:00Z">
              <w:r w:rsidR="007B4DFF">
                <w:t>th + n th + n-1 th + ..</w:t>
              </w:r>
            </w:ins>
          </w:p>
        </w:tc>
      </w:tr>
      <w:tr w:rsidR="007B4DFF" w:rsidTr="007B4DFF">
        <w:tc>
          <w:tcPr>
            <w:tcW w:w="4508" w:type="dxa"/>
            <w:tcBorders>
              <w:top w:val="nil"/>
              <w:left w:val="nil"/>
              <w:bottom w:val="nil"/>
            </w:tcBorders>
          </w:tcPr>
          <w:p w:rsidR="007B4DFF" w:rsidRDefault="007B4DFF">
            <w:pPr>
              <w:widowControl/>
              <w:wordWrap/>
              <w:autoSpaceDE/>
              <w:autoSpaceDN/>
              <w:jc w:val="center"/>
              <w:pPrChange w:id="13" w:author="신헌섭" w:date="2015-04-07T07:38:00Z">
                <w:pPr>
                  <w:widowControl/>
                  <w:wordWrap/>
                  <w:autoSpaceDE/>
                  <w:autoSpaceDN/>
                </w:pPr>
              </w:pPrChange>
            </w:pPr>
            <w:ins w:id="14" w:author="신헌섭" w:date="2015-04-07T07:38:00Z">
              <w:r>
                <w:t>C</w:t>
              </w:r>
              <w:r>
                <w:rPr>
                  <w:rFonts w:hint="eastAsia"/>
                </w:rPr>
                <w:t xml:space="preserve">onditionally </w:t>
              </w:r>
              <w:r>
                <w:t>stable</w:t>
              </w:r>
            </w:ins>
          </w:p>
        </w:tc>
        <w:tc>
          <w:tcPr>
            <w:tcW w:w="4508" w:type="dxa"/>
            <w:tcBorders>
              <w:top w:val="nil"/>
              <w:bottom w:val="nil"/>
              <w:right w:val="nil"/>
            </w:tcBorders>
          </w:tcPr>
          <w:p w:rsidR="007B4DFF" w:rsidRPr="007B4DFF" w:rsidRDefault="007B4DFF">
            <w:pPr>
              <w:widowControl/>
              <w:wordWrap/>
              <w:autoSpaceDE/>
              <w:autoSpaceDN/>
              <w:jc w:val="center"/>
              <w:pPrChange w:id="15" w:author="신헌섭" w:date="2015-04-07T07:38:00Z">
                <w:pPr>
                  <w:widowControl/>
                  <w:wordWrap/>
                  <w:autoSpaceDE/>
                  <w:autoSpaceDN/>
                </w:pPr>
              </w:pPrChange>
            </w:pPr>
            <w:ins w:id="16" w:author="신헌섭" w:date="2015-04-07T07:38:00Z">
              <w:r>
                <w:rPr>
                  <w:rFonts w:hint="eastAsia"/>
                </w:rPr>
                <w:t>Unconditionally stable in general</w:t>
              </w:r>
            </w:ins>
          </w:p>
        </w:tc>
      </w:tr>
      <w:tr w:rsidR="007B4DFF" w:rsidTr="007B4DFF">
        <w:tc>
          <w:tcPr>
            <w:tcW w:w="4508" w:type="dxa"/>
            <w:tcBorders>
              <w:top w:val="nil"/>
              <w:left w:val="nil"/>
              <w:bottom w:val="nil"/>
            </w:tcBorders>
          </w:tcPr>
          <w:p w:rsidR="007B4DFF" w:rsidRDefault="007B4DFF">
            <w:pPr>
              <w:widowControl/>
              <w:wordWrap/>
              <w:autoSpaceDE/>
              <w:autoSpaceDN/>
              <w:jc w:val="center"/>
              <w:rPr>
                <w:ins w:id="17" w:author="신헌섭" w:date="2015-04-07T07:39:00Z"/>
              </w:rPr>
              <w:pPrChange w:id="18" w:author="신헌섭" w:date="2015-04-07T07:38:00Z">
                <w:pPr>
                  <w:widowControl/>
                  <w:wordWrap/>
                  <w:autoSpaceDE/>
                  <w:autoSpaceDN/>
                </w:pPr>
              </w:pPrChange>
            </w:pPr>
            <w:ins w:id="19" w:author="신헌섭" w:date="2015-04-07T07:39:00Z">
              <w:r w:rsidRPr="00654C44">
                <w:rPr>
                  <w:position w:val="-12"/>
                </w:rPr>
                <w:object w:dxaOrig="720" w:dyaOrig="360">
                  <v:shape id="_x0000_i1036" type="#_x0000_t75" style="width:36pt;height:21.6pt" o:ole="">
                    <v:imagedata r:id="rId112" o:title=""/>
                  </v:shape>
                  <o:OLEObject Type="Embed" ProgID="Equation.DSMT4" ShapeID="_x0000_i1036" DrawAspect="Content" ObjectID="_1489927998" r:id="rId113"/>
                </w:object>
              </w:r>
            </w:ins>
          </w:p>
          <w:p w:rsidR="0048307C" w:rsidRDefault="0048307C">
            <w:pPr>
              <w:widowControl/>
              <w:wordWrap/>
              <w:autoSpaceDE/>
              <w:autoSpaceDN/>
              <w:jc w:val="center"/>
              <w:rPr>
                <w:ins w:id="20" w:author="신헌섭" w:date="2015-04-07T07:40:00Z"/>
              </w:rPr>
              <w:pPrChange w:id="21" w:author="신헌섭" w:date="2015-04-07T07:38:00Z">
                <w:pPr>
                  <w:widowControl/>
                  <w:wordWrap/>
                  <w:autoSpaceDE/>
                  <w:autoSpaceDN/>
                </w:pPr>
              </w:pPrChange>
            </w:pPr>
            <w:ins w:id="22" w:author="신헌섭" w:date="2015-04-07T07:40:00Z">
              <w:r>
                <w:t>N</w:t>
              </w:r>
              <w:r>
                <w:rPr>
                  <w:rFonts w:hint="eastAsia"/>
                </w:rPr>
                <w:t xml:space="preserve">et </w:t>
              </w:r>
              <w:r>
                <w:t>step calculation time : small</w:t>
              </w:r>
            </w:ins>
          </w:p>
          <w:p w:rsidR="0048307C" w:rsidRDefault="0048307C">
            <w:pPr>
              <w:widowControl/>
              <w:wordWrap/>
              <w:autoSpaceDE/>
              <w:autoSpaceDN/>
              <w:jc w:val="center"/>
              <w:pPrChange w:id="23" w:author="신헌섭" w:date="2015-04-07T07:38:00Z">
                <w:pPr>
                  <w:widowControl/>
                  <w:wordWrap/>
                  <w:autoSpaceDE/>
                  <w:autoSpaceDN/>
                </w:pPr>
              </w:pPrChange>
            </w:pPr>
            <w:ins w:id="24" w:author="신헌섭" w:date="2015-04-07T07:41:00Z">
              <w:r>
                <w:rPr>
                  <w:rFonts w:hint="eastAsia"/>
                </w:rPr>
                <w:t>D</w:t>
              </w:r>
              <w:r w:rsidRPr="0048307C">
                <w:rPr>
                  <w:vertAlign w:val="subscript"/>
                  <w:rPrChange w:id="25" w:author="신헌섭" w:date="2015-04-07T07:41:00Z">
                    <w:rPr/>
                  </w:rPrChange>
                </w:rPr>
                <w:t>n+1</w:t>
              </w:r>
              <w:r>
                <w:t xml:space="preserve"> is diagonal</w:t>
              </w:r>
            </w:ins>
          </w:p>
        </w:tc>
        <w:tc>
          <w:tcPr>
            <w:tcW w:w="4508" w:type="dxa"/>
            <w:tcBorders>
              <w:top w:val="nil"/>
              <w:bottom w:val="nil"/>
              <w:right w:val="nil"/>
            </w:tcBorders>
          </w:tcPr>
          <w:p w:rsidR="007B4DFF" w:rsidRDefault="0048307C">
            <w:pPr>
              <w:widowControl/>
              <w:wordWrap/>
              <w:autoSpaceDE/>
              <w:autoSpaceDN/>
              <w:jc w:val="center"/>
              <w:rPr>
                <w:ins w:id="26" w:author="신헌섭" w:date="2015-04-07T07:40:00Z"/>
              </w:rPr>
              <w:pPrChange w:id="27" w:author="신헌섭" w:date="2015-04-07T07:39:00Z">
                <w:pPr>
                  <w:widowControl/>
                  <w:wordWrap/>
                  <w:autoSpaceDE/>
                  <w:autoSpaceDN/>
                </w:pPr>
              </w:pPrChange>
            </w:pPr>
            <w:ins w:id="28" w:author="신헌섭" w:date="2015-04-07T07:39:00Z">
              <w:r w:rsidRPr="00654C44">
                <w:rPr>
                  <w:position w:val="-6"/>
                </w:rPr>
                <w:object w:dxaOrig="300" w:dyaOrig="279">
                  <v:shape id="_x0000_i1037" type="#_x0000_t75" style="width:14.4pt;height:14.4pt" o:ole="">
                    <v:imagedata r:id="rId114" o:title=""/>
                  </v:shape>
                  <o:OLEObject Type="Embed" ProgID="Equation.DSMT4" ShapeID="_x0000_i1037" DrawAspect="Content" ObjectID="_1489927999" r:id="rId115"/>
                </w:object>
              </w:r>
            </w:ins>
            <w:ins w:id="29" w:author="신헌섭" w:date="2015-04-07T07:39:00Z">
              <w:r>
                <w:t xml:space="preserve"> &lt; </w:t>
              </w:r>
            </w:ins>
            <w:ins w:id="30" w:author="신헌섭" w:date="2015-04-07T07:40:00Z">
              <w:r w:rsidRPr="00654C44">
                <w:rPr>
                  <w:position w:val="-4"/>
                </w:rPr>
                <w:object w:dxaOrig="240" w:dyaOrig="200">
                  <v:shape id="_x0000_i1038" type="#_x0000_t75" style="width:14.4pt;height:7.2pt" o:ole="">
                    <v:imagedata r:id="rId116" o:title=""/>
                  </v:shape>
                  <o:OLEObject Type="Embed" ProgID="Equation.DSMT4" ShapeID="_x0000_i1038" DrawAspect="Content" ObjectID="_1489928000" r:id="rId117"/>
                </w:object>
              </w:r>
            </w:ins>
          </w:p>
          <w:p w:rsidR="0048307C" w:rsidRDefault="0048307C">
            <w:pPr>
              <w:widowControl/>
              <w:wordWrap/>
              <w:autoSpaceDE/>
              <w:autoSpaceDN/>
              <w:jc w:val="center"/>
              <w:rPr>
                <w:ins w:id="31" w:author="신헌섭" w:date="2015-04-07T07:40:00Z"/>
              </w:rPr>
              <w:pPrChange w:id="32" w:author="신헌섭" w:date="2015-04-07T07:40:00Z">
                <w:pPr>
                  <w:widowControl/>
                  <w:wordWrap/>
                  <w:autoSpaceDE/>
                  <w:autoSpaceDN/>
                </w:pPr>
              </w:pPrChange>
            </w:pPr>
            <w:ins w:id="33" w:author="신헌섭" w:date="2015-04-07T07:40:00Z">
              <w:r>
                <w:t>N</w:t>
              </w:r>
              <w:r>
                <w:rPr>
                  <w:rFonts w:hint="eastAsia"/>
                </w:rPr>
                <w:t xml:space="preserve">et </w:t>
              </w:r>
              <w:r>
                <w:t>step calculation time : big</w:t>
              </w:r>
            </w:ins>
          </w:p>
          <w:p w:rsidR="0048307C" w:rsidRDefault="0048307C">
            <w:pPr>
              <w:widowControl/>
              <w:wordWrap/>
              <w:autoSpaceDE/>
              <w:autoSpaceDN/>
              <w:jc w:val="center"/>
              <w:rPr>
                <w:ins w:id="34" w:author="신헌섭" w:date="2015-04-07T07:40:00Z"/>
              </w:rPr>
              <w:pPrChange w:id="35" w:author="신헌섭" w:date="2015-04-07T07:40:00Z">
                <w:pPr>
                  <w:widowControl/>
                  <w:wordWrap/>
                  <w:autoSpaceDE/>
                  <w:autoSpaceDN/>
                </w:pPr>
              </w:pPrChange>
            </w:pPr>
            <w:ins w:id="36" w:author="신헌섭" w:date="2015-04-07T07:41:00Z">
              <w:r>
                <w:rPr>
                  <w:rFonts w:hint="eastAsia"/>
                </w:rPr>
                <w:t>D</w:t>
              </w:r>
              <w:r w:rsidRPr="00654C44">
                <w:rPr>
                  <w:rFonts w:hint="eastAsia"/>
                  <w:vertAlign w:val="subscript"/>
                </w:rPr>
                <w:t>n+1</w:t>
              </w:r>
              <w:r>
                <w:t xml:space="preserve"> cannot be diagonal</w:t>
              </w:r>
            </w:ins>
          </w:p>
          <w:p w:rsidR="0048307C" w:rsidRDefault="0048307C">
            <w:pPr>
              <w:widowControl/>
              <w:wordWrap/>
              <w:autoSpaceDE/>
              <w:autoSpaceDN/>
              <w:jc w:val="center"/>
              <w:pPrChange w:id="37" w:author="신헌섭" w:date="2015-04-07T07:40:00Z">
                <w:pPr>
                  <w:widowControl/>
                  <w:wordWrap/>
                  <w:autoSpaceDE/>
                  <w:autoSpaceDN/>
                </w:pPr>
              </w:pPrChange>
            </w:pPr>
          </w:p>
        </w:tc>
      </w:tr>
    </w:tbl>
    <w:p w:rsidR="007B4DFF" w:rsidRDefault="007B4DFF" w:rsidP="007B4DFF">
      <w:pPr>
        <w:widowControl/>
        <w:wordWrap/>
        <w:autoSpaceDE/>
        <w:autoSpaceDN/>
      </w:pPr>
    </w:p>
    <w:p w:rsidR="007B4DFF" w:rsidDel="0048307C" w:rsidRDefault="007B4DFF" w:rsidP="007B4DFF">
      <w:pPr>
        <w:widowControl/>
        <w:wordWrap/>
        <w:autoSpaceDE/>
        <w:autoSpaceDN/>
        <w:rPr>
          <w:del w:id="38" w:author="신헌섭" w:date="2015-04-07T07:41:00Z"/>
        </w:rPr>
      </w:pPr>
    </w:p>
    <w:p w:rsidR="0048307C" w:rsidRDefault="0048307C">
      <w:pPr>
        <w:pStyle w:val="a4"/>
        <w:widowControl/>
        <w:numPr>
          <w:ilvl w:val="1"/>
          <w:numId w:val="10"/>
        </w:numPr>
        <w:wordWrap/>
        <w:autoSpaceDE/>
        <w:autoSpaceDN/>
        <w:ind w:leftChars="0"/>
        <w:jc w:val="left"/>
        <w:rPr>
          <w:ins w:id="39" w:author="신헌섭" w:date="2015-04-07T07:43:00Z"/>
        </w:rPr>
        <w:pPrChange w:id="40" w:author="신헌섭" w:date="2015-04-07T07:43:00Z">
          <w:pPr>
            <w:widowControl/>
            <w:wordWrap/>
            <w:autoSpaceDE/>
            <w:autoSpaceDN/>
            <w:jc w:val="left"/>
          </w:pPr>
        </w:pPrChange>
      </w:pPr>
      <w:ins w:id="41" w:author="신헌섭" w:date="2015-04-07T07:42:00Z">
        <w:r>
          <w:t>Explicit direct integration</w:t>
        </w:r>
      </w:ins>
    </w:p>
    <w:p w:rsidR="0048307C" w:rsidRDefault="0048307C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ins w:id="42" w:author="신헌섭" w:date="2015-04-07T07:42:00Z"/>
        </w:rPr>
        <w:pPrChange w:id="43" w:author="신헌섭" w:date="2015-04-07T07:43:00Z">
          <w:pPr>
            <w:widowControl/>
            <w:wordWrap/>
            <w:autoSpaceDE/>
            <w:autoSpaceDN/>
            <w:jc w:val="left"/>
          </w:pPr>
        </w:pPrChange>
      </w:pPr>
      <w:ins w:id="44" w:author="신헌섭" w:date="2015-04-07T07:42:00Z">
        <w:r>
          <w:rPr>
            <w:rFonts w:hint="eastAsia"/>
          </w:rPr>
          <w:t xml:space="preserve">Classical </w:t>
        </w:r>
      </w:ins>
      <w:ins w:id="45" w:author="신헌섭" w:date="2015-04-07T07:55:00Z">
        <w:r w:rsidR="00786272">
          <w:rPr>
            <w:rFonts w:hint="eastAsia"/>
          </w:rPr>
          <w:t>C</w:t>
        </w:r>
      </w:ins>
      <w:ins w:id="46" w:author="신헌섭" w:date="2015-04-07T07:42:00Z">
        <w:r>
          <w:rPr>
            <w:rFonts w:hint="eastAsia"/>
          </w:rPr>
          <w:t xml:space="preserve">entral </w:t>
        </w:r>
      </w:ins>
      <w:ins w:id="47" w:author="신헌섭" w:date="2015-04-07T07:55:00Z">
        <w:r w:rsidR="00786272">
          <w:t>D</w:t>
        </w:r>
      </w:ins>
      <w:ins w:id="48" w:author="신헌섭" w:date="2015-04-07T07:42:00Z">
        <w:r>
          <w:rPr>
            <w:rFonts w:hint="eastAsia"/>
          </w:rPr>
          <w:t>ifferences</w:t>
        </w:r>
      </w:ins>
      <w:ins w:id="49" w:author="신헌섭" w:date="2015-04-07T07:46:00Z">
        <w:r>
          <w:t xml:space="preserve"> : n-1</w:t>
        </w:r>
        <w:r>
          <w:rPr>
            <w:rFonts w:hint="eastAsia"/>
          </w:rPr>
          <w:t xml:space="preserve">th 와 </w:t>
        </w:r>
        <w:r>
          <w:t>n+1</w:t>
        </w:r>
        <w:r>
          <w:rPr>
            <w:rFonts w:hint="eastAsia"/>
          </w:rPr>
          <w:t>차의 중간인</w:t>
        </w:r>
        <w:r>
          <w:t>n</w:t>
        </w:r>
        <w:r>
          <w:rPr>
            <w:rFonts w:hint="eastAsia"/>
          </w:rPr>
          <w:t xml:space="preserve">th의 속도, 가속도를 </w:t>
        </w:r>
      </w:ins>
      <w:ins w:id="50" w:author="신헌섭" w:date="2015-04-07T07:47:00Z">
        <w:r>
          <w:rPr>
            <w:rFonts w:hint="eastAsia"/>
          </w:rPr>
          <w:t>구한다.</w:t>
        </w:r>
      </w:ins>
    </w:p>
    <w:p w:rsidR="0048307C" w:rsidRDefault="0048307C">
      <w:pPr>
        <w:pStyle w:val="a4"/>
        <w:widowControl/>
        <w:wordWrap/>
        <w:autoSpaceDE/>
        <w:autoSpaceDN/>
        <w:ind w:leftChars="0"/>
        <w:jc w:val="left"/>
        <w:rPr>
          <w:ins w:id="51" w:author="신헌섭" w:date="2015-04-07T07:53:00Z"/>
        </w:rPr>
        <w:pPrChange w:id="52" w:author="신헌섭" w:date="2015-04-07T07:43:00Z">
          <w:pPr>
            <w:widowControl/>
            <w:wordWrap/>
            <w:autoSpaceDE/>
            <w:autoSpaceDN/>
            <w:jc w:val="left"/>
          </w:pPr>
        </w:pPrChange>
      </w:pPr>
      <w:ins w:id="53" w:author="신헌섭" w:date="2015-04-07T07:43:00Z">
        <w:r>
          <w:rPr>
            <w:noProof/>
          </w:rPr>
          <w:drawing>
            <wp:inline distT="0" distB="0" distL="0" distR="0" wp14:anchorId="25E14804" wp14:editId="097C4857">
              <wp:extent cx="1876425" cy="438150"/>
              <wp:effectExtent l="0" t="0" r="9525" b="0"/>
              <wp:docPr id="61" name="그림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76425" cy="438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hint="eastAsia"/>
          </w:rPr>
          <w:t xml:space="preserve">, </w:t>
        </w:r>
        <w:r>
          <w:rPr>
            <w:noProof/>
          </w:rPr>
          <w:drawing>
            <wp:inline distT="0" distB="0" distL="0" distR="0" wp14:anchorId="3E27D0CF" wp14:editId="049ED5A1">
              <wp:extent cx="2476500" cy="390525"/>
              <wp:effectExtent l="0" t="0" r="0" b="9525"/>
              <wp:docPr id="63" name="그림 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76500" cy="390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86272" w:rsidRDefault="00786272">
      <w:pPr>
        <w:pStyle w:val="a4"/>
        <w:widowControl/>
        <w:wordWrap/>
        <w:autoSpaceDE/>
        <w:autoSpaceDN/>
        <w:ind w:leftChars="0"/>
        <w:jc w:val="left"/>
        <w:rPr>
          <w:ins w:id="54" w:author="신헌섭" w:date="2015-04-07T07:42:00Z"/>
        </w:rPr>
        <w:pPrChange w:id="55" w:author="신헌섭" w:date="2015-04-07T07:43:00Z">
          <w:pPr>
            <w:widowControl/>
            <w:wordWrap/>
            <w:autoSpaceDE/>
            <w:autoSpaceDN/>
            <w:jc w:val="left"/>
          </w:pPr>
        </w:pPrChange>
      </w:pPr>
      <w:ins w:id="56" w:author="신헌섭" w:date="2015-04-07T07:53:00Z">
        <w:r>
          <w:rPr>
            <w:rFonts w:hint="eastAsia"/>
          </w:rPr>
          <w:t xml:space="preserve">아래와 같은 </w:t>
        </w:r>
        <w:r>
          <w:t>eom</w:t>
        </w:r>
        <w:r>
          <w:rPr>
            <w:rFonts w:hint="eastAsia"/>
          </w:rPr>
          <w:t xml:space="preserve">에 대입하면, </w:t>
        </w:r>
      </w:ins>
    </w:p>
    <w:p w:rsidR="0048307C" w:rsidRDefault="0048307C">
      <w:pPr>
        <w:widowControl/>
        <w:wordWrap/>
        <w:autoSpaceDE/>
        <w:autoSpaceDN/>
        <w:jc w:val="center"/>
        <w:rPr>
          <w:ins w:id="57" w:author="신헌섭" w:date="2015-04-07T07:42:00Z"/>
        </w:rPr>
        <w:pPrChange w:id="58" w:author="신헌섭" w:date="2015-04-07T07:44:00Z">
          <w:pPr>
            <w:widowControl/>
            <w:wordWrap/>
            <w:autoSpaceDE/>
            <w:autoSpaceDN/>
            <w:jc w:val="left"/>
          </w:pPr>
        </w:pPrChange>
      </w:pPr>
      <w:ins w:id="59" w:author="신헌섭" w:date="2015-04-07T07:44:00Z">
        <w:r>
          <w:rPr>
            <w:noProof/>
          </w:rPr>
          <w:drawing>
            <wp:inline distT="0" distB="0" distL="0" distR="0" wp14:anchorId="3239641D" wp14:editId="60671E08">
              <wp:extent cx="3292037" cy="371475"/>
              <wp:effectExtent l="0" t="0" r="3810" b="0"/>
              <wp:docPr id="64" name="그림 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94402" cy="3717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8307C" w:rsidRDefault="0048307C" w:rsidP="00AE0326">
      <w:pPr>
        <w:widowControl/>
        <w:wordWrap/>
        <w:autoSpaceDE/>
        <w:autoSpaceDN/>
        <w:jc w:val="left"/>
        <w:rPr>
          <w:ins w:id="60" w:author="신헌섭" w:date="2015-04-07T07:44:00Z"/>
        </w:rPr>
      </w:pPr>
      <w:ins w:id="61" w:author="신헌섭" w:date="2015-04-07T07:44:00Z">
        <w:r>
          <w:rPr>
            <w:noProof/>
          </w:rPr>
          <w:lastRenderedPageBreak/>
          <w:drawing>
            <wp:inline distT="0" distB="0" distL="0" distR="0" wp14:anchorId="744EFDF1" wp14:editId="280E3756">
              <wp:extent cx="5114925" cy="504825"/>
              <wp:effectExtent l="0" t="0" r="9525" b="9525"/>
              <wp:docPr id="66" name="그림 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14925" cy="5048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8307C" w:rsidRDefault="0048307C">
      <w:pPr>
        <w:widowControl/>
        <w:wordWrap/>
        <w:autoSpaceDE/>
        <w:autoSpaceDN/>
        <w:ind w:firstLineChars="2600" w:firstLine="5200"/>
        <w:jc w:val="left"/>
        <w:rPr>
          <w:ins w:id="62" w:author="신헌섭" w:date="2015-04-07T07:44:00Z"/>
        </w:rPr>
        <w:pPrChange w:id="63" w:author="신헌섭" w:date="2015-04-07T07:45:00Z">
          <w:pPr>
            <w:widowControl/>
            <w:wordWrap/>
            <w:autoSpaceDE/>
            <w:autoSpaceDN/>
            <w:jc w:val="left"/>
          </w:pPr>
        </w:pPrChange>
      </w:pPr>
      <w:ins w:id="64" w:author="신헌섭" w:date="2015-04-07T07:45:00Z">
        <w:r>
          <w:t>W</w:t>
        </w:r>
        <w:r>
          <w:rPr>
            <w:rFonts w:hint="eastAsia"/>
          </w:rPr>
          <w:t xml:space="preserve">here </w:t>
        </w:r>
        <w:r>
          <w:rPr>
            <w:noProof/>
          </w:rPr>
          <w:drawing>
            <wp:inline distT="0" distB="0" distL="0" distR="0" wp14:anchorId="499054A6" wp14:editId="0BB93A23">
              <wp:extent cx="1123950" cy="304800"/>
              <wp:effectExtent l="0" t="0" r="0" b="0"/>
              <wp:docPr id="68" name="그림 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23950" cy="304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8307C" w:rsidRDefault="0048307C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jc w:val="left"/>
        <w:rPr>
          <w:ins w:id="65" w:author="신헌섭" w:date="2015-04-07T07:45:00Z"/>
        </w:rPr>
        <w:pPrChange w:id="66" w:author="신헌섭" w:date="2015-04-07T07:45:00Z">
          <w:pPr>
            <w:widowControl/>
            <w:wordWrap/>
            <w:autoSpaceDE/>
            <w:autoSpaceDN/>
            <w:jc w:val="left"/>
          </w:pPr>
        </w:pPrChange>
      </w:pPr>
      <w:ins w:id="67" w:author="신헌섭" w:date="2015-04-07T07:45:00Z">
        <w:r>
          <w:t>Half-Step Central Differences</w:t>
        </w:r>
      </w:ins>
    </w:p>
    <w:p w:rsidR="0048307C" w:rsidRDefault="00786272">
      <w:pPr>
        <w:pStyle w:val="a4"/>
        <w:widowControl/>
        <w:wordWrap/>
        <w:autoSpaceDE/>
        <w:autoSpaceDN/>
        <w:ind w:leftChars="0"/>
        <w:jc w:val="left"/>
        <w:rPr>
          <w:ins w:id="68" w:author="신헌섭" w:date="2015-04-07T07:53:00Z"/>
        </w:rPr>
        <w:pPrChange w:id="69" w:author="신헌섭" w:date="2015-04-07T07:45:00Z">
          <w:pPr>
            <w:widowControl/>
            <w:wordWrap/>
            <w:autoSpaceDE/>
            <w:autoSpaceDN/>
            <w:jc w:val="left"/>
          </w:pPr>
        </w:pPrChange>
      </w:pPr>
      <w:ins w:id="70" w:author="신헌섭" w:date="2015-04-07T07:53:00Z">
        <w:r>
          <w:rPr>
            <w:noProof/>
          </w:rPr>
          <w:drawing>
            <wp:inline distT="0" distB="0" distL="0" distR="0" wp14:anchorId="0337FE82" wp14:editId="582B0786">
              <wp:extent cx="4295775" cy="828675"/>
              <wp:effectExtent l="0" t="0" r="9525" b="9525"/>
              <wp:docPr id="70" name="그림 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95775" cy="828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86272" w:rsidRDefault="00786272">
      <w:pPr>
        <w:pStyle w:val="a4"/>
        <w:widowControl/>
        <w:wordWrap/>
        <w:autoSpaceDE/>
        <w:autoSpaceDN/>
        <w:ind w:leftChars="0"/>
        <w:jc w:val="left"/>
        <w:rPr>
          <w:ins w:id="71" w:author="신헌섭" w:date="2015-04-07T07:54:00Z"/>
        </w:rPr>
        <w:pPrChange w:id="72" w:author="신헌섭" w:date="2015-04-07T07:53:00Z">
          <w:pPr>
            <w:widowControl/>
            <w:wordWrap/>
            <w:autoSpaceDE/>
            <w:autoSpaceDN/>
            <w:jc w:val="left"/>
          </w:pPr>
        </w:pPrChange>
      </w:pPr>
      <w:ins w:id="73" w:author="신헌섭" w:date="2015-04-07T07:53:00Z">
        <w:r>
          <w:rPr>
            <w:rFonts w:hint="eastAsia"/>
          </w:rPr>
          <w:t xml:space="preserve">위와 같이 </w:t>
        </w:r>
        <w:r>
          <w:t>eom</w:t>
        </w:r>
        <w:r>
          <w:rPr>
            <w:rFonts w:hint="eastAsia"/>
          </w:rPr>
          <w:t xml:space="preserve">에 대입하면, </w:t>
        </w:r>
      </w:ins>
    </w:p>
    <w:p w:rsidR="00786272" w:rsidRDefault="00786272">
      <w:pPr>
        <w:pStyle w:val="a4"/>
        <w:widowControl/>
        <w:wordWrap/>
        <w:autoSpaceDE/>
        <w:autoSpaceDN/>
        <w:ind w:leftChars="0"/>
        <w:jc w:val="left"/>
        <w:rPr>
          <w:ins w:id="74" w:author="신헌섭" w:date="2015-04-07T07:54:00Z"/>
        </w:rPr>
        <w:pPrChange w:id="75" w:author="신헌섭" w:date="2015-04-07T07:53:00Z">
          <w:pPr>
            <w:widowControl/>
            <w:wordWrap/>
            <w:autoSpaceDE/>
            <w:autoSpaceDN/>
            <w:jc w:val="left"/>
          </w:pPr>
        </w:pPrChange>
      </w:pPr>
      <w:ins w:id="76" w:author="신헌섭" w:date="2015-04-07T07:54:00Z">
        <w:r>
          <w:rPr>
            <w:noProof/>
          </w:rPr>
          <w:drawing>
            <wp:inline distT="0" distB="0" distL="0" distR="0" wp14:anchorId="6B19696F" wp14:editId="48EEAEE0">
              <wp:extent cx="4819650" cy="466725"/>
              <wp:effectExtent l="0" t="0" r="0" b="9525"/>
              <wp:docPr id="71" name="그림 7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19650" cy="466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86272" w:rsidRDefault="00786272">
      <w:pPr>
        <w:pStyle w:val="a4"/>
        <w:widowControl/>
        <w:wordWrap/>
        <w:autoSpaceDE/>
        <w:autoSpaceDN/>
        <w:ind w:leftChars="0"/>
        <w:jc w:val="left"/>
        <w:rPr>
          <w:ins w:id="77" w:author="신헌섭" w:date="2015-04-07T07:54:00Z"/>
        </w:rPr>
        <w:pPrChange w:id="78" w:author="신헌섭" w:date="2015-04-07T07:53:00Z">
          <w:pPr>
            <w:widowControl/>
            <w:wordWrap/>
            <w:autoSpaceDE/>
            <w:autoSpaceDN/>
            <w:jc w:val="left"/>
          </w:pPr>
        </w:pPrChange>
      </w:pPr>
      <w:ins w:id="79" w:author="신헌섭" w:date="2015-04-07T07:54:00Z">
        <w:r>
          <w:rPr>
            <w:rFonts w:hint="eastAsia"/>
          </w:rPr>
          <w:t>Damping term을 다음과 같이 근사화 하면</w:t>
        </w:r>
      </w:ins>
    </w:p>
    <w:p w:rsidR="00786272" w:rsidRDefault="00786272">
      <w:pPr>
        <w:pStyle w:val="a4"/>
        <w:widowControl/>
        <w:wordWrap/>
        <w:autoSpaceDE/>
        <w:autoSpaceDN/>
        <w:ind w:leftChars="0"/>
        <w:jc w:val="left"/>
        <w:rPr>
          <w:ins w:id="80" w:author="신헌섭" w:date="2015-04-07T07:54:00Z"/>
        </w:rPr>
        <w:pPrChange w:id="81" w:author="신헌섭" w:date="2015-04-07T07:53:00Z">
          <w:pPr>
            <w:widowControl/>
            <w:wordWrap/>
            <w:autoSpaceDE/>
            <w:autoSpaceDN/>
            <w:jc w:val="left"/>
          </w:pPr>
        </w:pPrChange>
      </w:pPr>
      <w:ins w:id="82" w:author="신헌섭" w:date="2015-04-07T07:54:00Z">
        <w:r>
          <w:rPr>
            <w:noProof/>
          </w:rPr>
          <w:drawing>
            <wp:inline distT="0" distB="0" distL="0" distR="0" wp14:anchorId="55257FC5" wp14:editId="10162734">
              <wp:extent cx="3219450" cy="533400"/>
              <wp:effectExtent l="0" t="0" r="0" b="0"/>
              <wp:docPr id="72" name="그림 7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19450" cy="533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786272" w:rsidRPr="00786272" w:rsidRDefault="00786272">
      <w:pPr>
        <w:pStyle w:val="a4"/>
        <w:widowControl/>
        <w:wordWrap/>
        <w:autoSpaceDE/>
        <w:autoSpaceDN/>
        <w:ind w:leftChars="0"/>
        <w:jc w:val="left"/>
        <w:rPr>
          <w:ins w:id="83" w:author="신헌섭" w:date="2015-04-07T07:44:00Z"/>
        </w:rPr>
        <w:pPrChange w:id="84" w:author="신헌섭" w:date="2015-04-07T07:53:00Z">
          <w:pPr>
            <w:widowControl/>
            <w:wordWrap/>
            <w:autoSpaceDE/>
            <w:autoSpaceDN/>
            <w:jc w:val="left"/>
          </w:pPr>
        </w:pPrChange>
      </w:pPr>
      <w:ins w:id="85" w:author="신헌섭" w:date="2015-04-07T07:55:00Z">
        <w:r>
          <w:rPr>
            <w:noProof/>
          </w:rPr>
          <w:drawing>
            <wp:inline distT="0" distB="0" distL="0" distR="0" wp14:anchorId="4525E5F7" wp14:editId="03A61FCB">
              <wp:extent cx="4876800" cy="457200"/>
              <wp:effectExtent l="0" t="0" r="0" b="0"/>
              <wp:docPr id="74" name="그림 7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76800" cy="457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48307C" w:rsidRDefault="0048307C">
      <w:pPr>
        <w:widowControl/>
        <w:wordWrap/>
        <w:autoSpaceDE/>
        <w:autoSpaceDN/>
        <w:jc w:val="center"/>
        <w:rPr>
          <w:ins w:id="86" w:author="신헌섭" w:date="2015-04-07T07:54:00Z"/>
        </w:rPr>
        <w:pPrChange w:id="87" w:author="신헌섭" w:date="2015-04-07T07:54:00Z">
          <w:pPr>
            <w:widowControl/>
            <w:wordWrap/>
            <w:autoSpaceDE/>
            <w:autoSpaceDN/>
            <w:jc w:val="left"/>
          </w:pPr>
        </w:pPrChange>
      </w:pPr>
    </w:p>
    <w:p w:rsidR="0048307C" w:rsidRDefault="00786272" w:rsidP="00AE0326">
      <w:pPr>
        <w:widowControl/>
        <w:wordWrap/>
        <w:autoSpaceDE/>
        <w:autoSpaceDN/>
        <w:jc w:val="left"/>
        <w:rPr>
          <w:ins w:id="88" w:author="신헌섭" w:date="2015-04-07T08:00:00Z"/>
        </w:rPr>
      </w:pPr>
      <w:ins w:id="89" w:author="신헌섭" w:date="2015-04-07T07:56:00Z">
        <w:r w:rsidRPr="00786272">
          <w:t>Half-Step Central Differences</w:t>
        </w:r>
        <w:r>
          <w:rPr>
            <w:rFonts w:hint="eastAsia"/>
          </w:rPr>
          <w:t xml:space="preserve">는 </w:t>
        </w:r>
      </w:ins>
      <w:ins w:id="90" w:author="신헌섭" w:date="2015-04-07T07:55:00Z">
        <w:r>
          <w:rPr>
            <w:rFonts w:hint="eastAsia"/>
          </w:rPr>
          <w:t>Classical central differences</w:t>
        </w:r>
        <w:r>
          <w:t xml:space="preserve"> </w:t>
        </w:r>
        <w:r>
          <w:rPr>
            <w:rFonts w:hint="eastAsia"/>
          </w:rPr>
          <w:t xml:space="preserve">에 비해 </w:t>
        </w:r>
      </w:ins>
      <w:ins w:id="91" w:author="신헌섭" w:date="2015-04-07T07:59:00Z">
        <w:r>
          <w:rPr>
            <w:rFonts w:hint="eastAsia"/>
          </w:rPr>
          <w:t xml:space="preserve">nth에 대한 </w:t>
        </w:r>
      </w:ins>
      <w:ins w:id="92" w:author="신헌섭" w:date="2015-04-07T07:57:00Z">
        <w:r>
          <w:t>damping ter</w:t>
        </w:r>
      </w:ins>
      <w:ins w:id="93" w:author="신헌섭" w:date="2015-04-07T07:58:00Z">
        <w:r>
          <w:t>m</w:t>
        </w:r>
        <w:r>
          <w:rPr>
            <w:rFonts w:hint="eastAsia"/>
          </w:rPr>
          <w:t xml:space="preserve">이 고려되어서 </w:t>
        </w:r>
      </w:ins>
      <w:ins w:id="94" w:author="신헌섭" w:date="2015-04-07T07:56:00Z">
        <w:r>
          <w:rPr>
            <w:rFonts w:hint="eastAsia"/>
          </w:rPr>
          <w:t>높은 정확도</w:t>
        </w:r>
      </w:ins>
      <w:ins w:id="95" w:author="신헌섭" w:date="2015-04-07T07:59:00Z">
        <w:r>
          <w:rPr>
            <w:rFonts w:hint="eastAsia"/>
          </w:rPr>
          <w:t>를 보장하지만,</w:t>
        </w:r>
        <w:r>
          <w:t xml:space="preserve"> </w:t>
        </w:r>
        <w:r w:rsidR="001D6998">
          <w:rPr>
            <w:rFonts w:hint="eastAsia"/>
          </w:rPr>
          <w:t>damping</w:t>
        </w:r>
      </w:ins>
      <w:ins w:id="96" w:author="신헌섭" w:date="2015-04-07T08:00:00Z">
        <w:r w:rsidR="001D6998">
          <w:rPr>
            <w:rFonts w:hint="eastAsia"/>
          </w:rPr>
          <w:t xml:space="preserve">이 적고 작은 </w:t>
        </w:r>
        <w:r w:rsidR="001D6998">
          <w:t>time step</w:t>
        </w:r>
        <w:r w:rsidR="001D6998">
          <w:rPr>
            <w:rFonts w:hint="eastAsia"/>
          </w:rPr>
          <w:t>이 요구되는 시스템에서는 큰 차이가 없다.</w:t>
        </w:r>
      </w:ins>
    </w:p>
    <w:p w:rsidR="001D6998" w:rsidRDefault="001D6998" w:rsidP="00AE0326">
      <w:pPr>
        <w:widowControl/>
        <w:wordWrap/>
        <w:autoSpaceDE/>
        <w:autoSpaceDN/>
        <w:jc w:val="left"/>
        <w:rPr>
          <w:ins w:id="97" w:author="신헌섭" w:date="2015-04-07T08:00:00Z"/>
        </w:rPr>
      </w:pPr>
    </w:p>
    <w:p w:rsidR="001D6998" w:rsidRPr="001D6998" w:rsidRDefault="001D6998" w:rsidP="00AE0326">
      <w:pPr>
        <w:widowControl/>
        <w:wordWrap/>
        <w:autoSpaceDE/>
        <w:autoSpaceDN/>
        <w:jc w:val="left"/>
        <w:rPr>
          <w:ins w:id="98" w:author="신헌섭" w:date="2015-04-07T07:44:00Z"/>
        </w:rPr>
      </w:pPr>
      <w:ins w:id="99" w:author="신헌섭" w:date="2015-04-07T08:00:00Z">
        <w:r>
          <w:t xml:space="preserve">Issue : </w:t>
        </w:r>
      </w:ins>
    </w:p>
    <w:p w:rsidR="0048307C" w:rsidRDefault="001D6998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ins w:id="100" w:author="신헌섭" w:date="2015-04-07T08:06:00Z"/>
        </w:rPr>
        <w:pPrChange w:id="101" w:author="신헌섭" w:date="2015-04-07T08:06:00Z">
          <w:pPr>
            <w:widowControl/>
            <w:wordWrap/>
            <w:autoSpaceDE/>
            <w:autoSpaceDN/>
            <w:jc w:val="left"/>
          </w:pPr>
        </w:pPrChange>
      </w:pPr>
      <w:ins w:id="102" w:author="신헌섭" w:date="2015-04-07T08:02:00Z">
        <w:r>
          <w:rPr>
            <w:rFonts w:hint="eastAsia"/>
          </w:rPr>
          <w:t xml:space="preserve">Lumped mass의 경우 </w:t>
        </w:r>
        <w:r>
          <w:t>[m]</w:t>
        </w:r>
        <w:r>
          <w:rPr>
            <w:rFonts w:hint="eastAsia"/>
          </w:rPr>
          <w:t xml:space="preserve">의 </w:t>
        </w:r>
        <w:r>
          <w:t>diagonal matrix</w:t>
        </w:r>
        <w:r>
          <w:rPr>
            <w:rFonts w:hint="eastAsia"/>
          </w:rPr>
          <w:t>임으</w:t>
        </w:r>
      </w:ins>
      <w:ins w:id="103" w:author="신헌섭" w:date="2015-04-07T08:03:00Z">
        <w:r>
          <w:rPr>
            <w:rFonts w:hint="eastAsia"/>
          </w:rPr>
          <w:t>로 연산속도가 빠르다.</w:t>
        </w:r>
        <w:r>
          <w:t xml:space="preserve"> </w:t>
        </w:r>
        <w:r>
          <w:rPr>
            <w:rFonts w:hint="eastAsia"/>
          </w:rPr>
          <w:t xml:space="preserve">하지만 </w:t>
        </w:r>
        <w:r>
          <w:t>[C]</w:t>
        </w:r>
        <w:r>
          <w:rPr>
            <w:rFonts w:hint="eastAsia"/>
          </w:rPr>
          <w:t>는 propo</w:t>
        </w:r>
        <w:r>
          <w:t>r</w:t>
        </w:r>
        <w:r>
          <w:rPr>
            <w:rFonts w:hint="eastAsia"/>
          </w:rPr>
          <w:t xml:space="preserve">tional </w:t>
        </w:r>
      </w:ins>
      <w:del w:id="104" w:author="신헌섭" w:date="2015-04-07T07:44:00Z">
        <w:r w:rsidR="00AE0326" w:rsidDel="0048307C">
          <w:br w:type="page"/>
        </w:r>
      </w:del>
      <w:ins w:id="105" w:author="신헌섭" w:date="2015-04-07T08:03:00Z">
        <w:r>
          <w:lastRenderedPageBreak/>
          <w:t xml:space="preserve">damping </w:t>
        </w:r>
      </w:ins>
      <w:ins w:id="106" w:author="신헌섭" w:date="2015-04-07T08:04:00Z">
        <w:r>
          <w:rPr>
            <w:rFonts w:hint="eastAsia"/>
          </w:rPr>
          <w:t xml:space="preserve">경우 </w:t>
        </w:r>
      </w:ins>
      <w:ins w:id="107" w:author="신헌섭" w:date="2015-04-07T08:04:00Z">
        <w:r w:rsidRPr="00654C44">
          <w:rPr>
            <w:position w:val="-10"/>
          </w:rPr>
          <w:object w:dxaOrig="1340" w:dyaOrig="320">
            <v:shape id="_x0000_i1039" type="#_x0000_t75" style="width:64.8pt;height:14.4pt" o:ole="">
              <v:imagedata r:id="rId127" o:title=""/>
            </v:shape>
            <o:OLEObject Type="Embed" ProgID="Equation.DSMT4" ShapeID="_x0000_i1039" DrawAspect="Content" ObjectID="_1489928001" r:id="rId128"/>
          </w:object>
        </w:r>
      </w:ins>
      <w:ins w:id="108" w:author="신헌섭" w:date="2015-04-07T08:04:00Z">
        <w:r>
          <w:rPr>
            <w:rFonts w:hint="eastAsia"/>
          </w:rPr>
          <w:t xml:space="preserve">임으로 </w:t>
        </w:r>
        <w:r>
          <w:t>diagonal matrix</w:t>
        </w:r>
        <w:r>
          <w:rPr>
            <w:rFonts w:hint="eastAsia"/>
          </w:rPr>
          <w:t>가 되지 않는다.</w:t>
        </w:r>
        <w:r>
          <w:t xml:space="preserve"> </w:t>
        </w:r>
      </w:ins>
      <w:ins w:id="109" w:author="신헌섭" w:date="2015-04-07T08:05:00Z">
        <w:r>
          <w:rPr>
            <w:rFonts w:hint="eastAsia"/>
          </w:rPr>
          <w:t>그러므로 일반적인 사용에서는,</w:t>
        </w:r>
        <w:r>
          <w:t xml:space="preserve"> </w:t>
        </w:r>
        <w:r w:rsidRPr="001D6998">
          <w:t>Half-Step Central Differences</w:t>
        </w:r>
      </w:ins>
      <w:ins w:id="110" w:author="신헌섭" w:date="2015-04-07T08:06:00Z">
        <w:r>
          <w:rPr>
            <w:rFonts w:hint="eastAsia"/>
          </w:rPr>
          <w:t xml:space="preserve">이 Classical Central </w:t>
        </w:r>
        <w:r>
          <w:t>D</w:t>
        </w:r>
        <w:r>
          <w:rPr>
            <w:rFonts w:hint="eastAsia"/>
          </w:rPr>
          <w:t>ifferences보다</w:t>
        </w:r>
      </w:ins>
      <w:ins w:id="111" w:author="신헌섭" w:date="2015-04-07T08:05:00Z">
        <w:r>
          <w:rPr>
            <w:rFonts w:hint="eastAsia"/>
          </w:rPr>
          <w:t xml:space="preserve"> 더 많이 사용된다.</w:t>
        </w:r>
      </w:ins>
    </w:p>
    <w:p w:rsidR="001D6998" w:rsidRDefault="001D6998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ins w:id="112" w:author="신헌섭" w:date="2015-04-07T08:06:00Z"/>
        </w:rPr>
        <w:pPrChange w:id="113" w:author="신헌섭" w:date="2015-04-07T08:06:00Z">
          <w:pPr>
            <w:widowControl/>
            <w:wordWrap/>
            <w:autoSpaceDE/>
            <w:autoSpaceDN/>
            <w:jc w:val="left"/>
          </w:pPr>
        </w:pPrChange>
      </w:pPr>
      <w:ins w:id="114" w:author="신헌섭" w:date="2015-04-07T08:06:00Z">
        <w:r>
          <w:t>Conditionally stable</w:t>
        </w:r>
      </w:ins>
    </w:p>
    <w:p w:rsidR="001D6998" w:rsidRDefault="001D6998">
      <w:pPr>
        <w:pStyle w:val="a4"/>
        <w:widowControl/>
        <w:wordWrap/>
        <w:autoSpaceDE/>
        <w:autoSpaceDN/>
        <w:ind w:leftChars="0" w:left="760"/>
        <w:jc w:val="left"/>
        <w:rPr>
          <w:ins w:id="115" w:author="신헌섭" w:date="2015-04-07T08:08:00Z"/>
        </w:rPr>
        <w:pPrChange w:id="116" w:author="신헌섭" w:date="2015-04-07T08:07:00Z">
          <w:pPr>
            <w:widowControl/>
            <w:wordWrap/>
            <w:autoSpaceDE/>
            <w:autoSpaceDN/>
            <w:jc w:val="left"/>
          </w:pPr>
        </w:pPrChange>
      </w:pPr>
      <w:ins w:id="117" w:author="신헌섭" w:date="2015-04-07T08:07:00Z">
        <w:r>
          <w:t xml:space="preserve">Stability : estimation of </w:t>
        </w:r>
      </w:ins>
      <w:ins w:id="118" w:author="신헌섭" w:date="2015-04-07T08:07:00Z">
        <w:r w:rsidRPr="00654C44">
          <w:rPr>
            <w:position w:val="-12"/>
          </w:rPr>
          <w:object w:dxaOrig="260" w:dyaOrig="360">
            <v:shape id="_x0000_i1040" type="#_x0000_t75" style="width:14.4pt;height:21.6pt" o:ole="">
              <v:imagedata r:id="rId129" o:title=""/>
            </v:shape>
            <o:OLEObject Type="Embed" ProgID="Equation.DSMT4" ShapeID="_x0000_i1040" DrawAspect="Content" ObjectID="_1489928002" r:id="rId130"/>
          </w:object>
        </w:r>
      </w:ins>
      <w:ins w:id="119" w:author="신헌섭" w:date="2015-04-07T08:07:00Z">
        <w:r>
          <w:t xml:space="preserve"> </w:t>
        </w:r>
        <w:r>
          <w:rPr>
            <w:rFonts w:hint="eastAsia"/>
          </w:rPr>
          <w:t xml:space="preserve">는 </w:t>
        </w:r>
      </w:ins>
      <w:ins w:id="120" w:author="신헌섭" w:date="2015-04-07T08:07:00Z">
        <w:r w:rsidRPr="00654C44">
          <w:rPr>
            <w:position w:val="-12"/>
          </w:rPr>
          <w:object w:dxaOrig="480" w:dyaOrig="360">
            <v:shape id="_x0000_i1041" type="#_x0000_t75" style="width:21.6pt;height:21.6pt" o:ole="">
              <v:imagedata r:id="rId131" o:title=""/>
            </v:shape>
            <o:OLEObject Type="Embed" ProgID="Equation.DSMT4" ShapeID="_x0000_i1041" DrawAspect="Content" ObjectID="_1489928003" r:id="rId132"/>
          </w:object>
        </w:r>
      </w:ins>
      <w:ins w:id="121" w:author="신헌섭" w:date="2015-04-07T08:07:00Z">
        <w:r>
          <w:rPr>
            <w:rFonts w:hint="eastAsia"/>
          </w:rPr>
          <w:t>와 관계가 있다.</w:t>
        </w:r>
        <w:r>
          <w:t xml:space="preserve"> </w:t>
        </w:r>
      </w:ins>
      <w:ins w:id="122" w:author="신헌섭" w:date="2015-04-07T08:08:00Z">
        <w:r>
          <w:rPr>
            <w:rFonts w:hint="eastAsia"/>
          </w:rPr>
          <w:t xml:space="preserve">일반적인 </w:t>
        </w:r>
        <w:r>
          <w:t>one-dof system</w:t>
        </w:r>
        <w:r>
          <w:rPr>
            <w:rFonts w:hint="eastAsia"/>
          </w:rPr>
          <w:t>에서</w:t>
        </w:r>
      </w:ins>
    </w:p>
    <w:p w:rsidR="001D6998" w:rsidRDefault="001D6998">
      <w:pPr>
        <w:pStyle w:val="a4"/>
        <w:widowControl/>
        <w:wordWrap/>
        <w:autoSpaceDE/>
        <w:autoSpaceDN/>
        <w:ind w:leftChars="0" w:left="760"/>
        <w:jc w:val="left"/>
        <w:rPr>
          <w:ins w:id="123" w:author="신헌섭" w:date="2015-04-07T08:09:00Z"/>
        </w:rPr>
        <w:pPrChange w:id="124" w:author="신헌섭" w:date="2015-04-07T08:07:00Z">
          <w:pPr>
            <w:widowControl/>
            <w:wordWrap/>
            <w:autoSpaceDE/>
            <w:autoSpaceDN/>
            <w:jc w:val="left"/>
          </w:pPr>
        </w:pPrChange>
      </w:pPr>
      <w:ins w:id="125" w:author="신헌섭" w:date="2015-04-07T08:08:00Z">
        <w:r>
          <w:rPr>
            <w:noProof/>
          </w:rPr>
          <w:drawing>
            <wp:inline distT="0" distB="0" distL="0" distR="0" wp14:anchorId="6DE359F0" wp14:editId="6BCFA652">
              <wp:extent cx="847725" cy="228600"/>
              <wp:effectExtent l="0" t="0" r="9525" b="0"/>
              <wp:docPr id="75" name="그림 7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7725" cy="228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26" w:author="신헌섭" w:date="2015-04-07T08:09:00Z">
        <w:r>
          <w:rPr>
            <w:rFonts w:hint="eastAsia"/>
          </w:rPr>
          <w:t xml:space="preserve"> with central difference =&gt; </w:t>
        </w:r>
        <w:r>
          <w:rPr>
            <w:noProof/>
          </w:rPr>
          <w:drawing>
            <wp:inline distT="0" distB="0" distL="0" distR="0" wp14:anchorId="4015667C" wp14:editId="24A9CCE6">
              <wp:extent cx="2219325" cy="228600"/>
              <wp:effectExtent l="0" t="0" r="9525" b="0"/>
              <wp:docPr id="76" name="그림 7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19325" cy="228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B74DF" w:rsidRDefault="00CB74DF">
      <w:pPr>
        <w:pStyle w:val="a4"/>
        <w:widowControl/>
        <w:wordWrap/>
        <w:autoSpaceDE/>
        <w:autoSpaceDN/>
        <w:ind w:leftChars="0" w:left="760"/>
        <w:jc w:val="left"/>
        <w:rPr>
          <w:ins w:id="127" w:author="신헌섭" w:date="2015-04-07T08:10:00Z"/>
        </w:rPr>
        <w:pPrChange w:id="128" w:author="신헌섭" w:date="2015-04-07T08:07:00Z">
          <w:pPr>
            <w:widowControl/>
            <w:wordWrap/>
            <w:autoSpaceDE/>
            <w:autoSpaceDN/>
            <w:jc w:val="left"/>
          </w:pPr>
        </w:pPrChange>
      </w:pPr>
      <w:ins w:id="129" w:author="신헌섭" w:date="2015-04-07T08:11:00Z">
        <w:r>
          <w:rPr>
            <w:noProof/>
          </w:rPr>
          <w:drawing>
            <wp:anchor distT="0" distB="0" distL="114300" distR="114300" simplePos="0" relativeHeight="251676672" behindDoc="0" locked="0" layoutInCell="1" allowOverlap="1" wp14:anchorId="5D424BE7" wp14:editId="5366B256">
              <wp:simplePos x="0" y="0"/>
              <wp:positionH relativeFrom="column">
                <wp:posOffset>2724150</wp:posOffset>
              </wp:positionH>
              <wp:positionV relativeFrom="paragraph">
                <wp:posOffset>666115</wp:posOffset>
              </wp:positionV>
              <wp:extent cx="2476500" cy="295275"/>
              <wp:effectExtent l="0" t="0" r="0" b="9525"/>
              <wp:wrapSquare wrapText="bothSides"/>
              <wp:docPr id="80" name="그림 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76500" cy="295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30" w:author="신헌섭" w:date="2015-04-07T08:10:00Z">
        <w:r>
          <w:rPr>
            <w:rFonts w:hint="eastAsia"/>
          </w:rPr>
          <w:t xml:space="preserve">해를 다음과 같이 가정하고 </w:t>
        </w:r>
      </w:ins>
      <w:ins w:id="131" w:author="신헌섭" w:date="2015-04-07T08:09:00Z">
        <w:r w:rsidR="001D6998">
          <w:rPr>
            <w:noProof/>
          </w:rPr>
          <w:drawing>
            <wp:inline distT="0" distB="0" distL="0" distR="0" wp14:anchorId="6426D866" wp14:editId="4148B14C">
              <wp:extent cx="1685925" cy="219075"/>
              <wp:effectExtent l="0" t="0" r="9525" b="9525"/>
              <wp:docPr id="77" name="그림 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85925" cy="219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32" w:author="신헌섭" w:date="2015-04-07T08:10:00Z">
        <w:r>
          <w:t xml:space="preserve">, </w:t>
        </w:r>
        <w:r>
          <w:rPr>
            <w:rFonts w:hint="eastAsia"/>
          </w:rPr>
          <w:t>이를 대입하면 다음과 같은 와 같은 특성방정식을 구할 수 있다.</w:t>
        </w:r>
      </w:ins>
    </w:p>
    <w:p w:rsidR="001D6998" w:rsidRDefault="00CB74DF">
      <w:pPr>
        <w:pStyle w:val="a4"/>
        <w:widowControl/>
        <w:wordWrap/>
        <w:autoSpaceDE/>
        <w:autoSpaceDN/>
        <w:ind w:leftChars="0" w:left="760"/>
        <w:jc w:val="left"/>
        <w:rPr>
          <w:ins w:id="133" w:author="신헌섭" w:date="2015-04-07T08:11:00Z"/>
          <w:noProof/>
        </w:rPr>
        <w:pPrChange w:id="134" w:author="신헌섭" w:date="2015-04-07T08:11:00Z">
          <w:pPr>
            <w:widowControl/>
            <w:wordWrap/>
            <w:autoSpaceDE/>
            <w:autoSpaceDN/>
            <w:jc w:val="left"/>
          </w:pPr>
        </w:pPrChange>
      </w:pPr>
      <w:ins w:id="135" w:author="신헌섭" w:date="2015-04-07T08:11:00Z">
        <w:r>
          <w:rPr>
            <w:noProof/>
          </w:rPr>
          <w:drawing>
            <wp:anchor distT="0" distB="0" distL="114300" distR="114300" simplePos="0" relativeHeight="251677696" behindDoc="0" locked="0" layoutInCell="1" allowOverlap="1" wp14:anchorId="42C3B108" wp14:editId="686B5D91">
              <wp:simplePos x="0" y="0"/>
              <wp:positionH relativeFrom="column">
                <wp:posOffset>2257425</wp:posOffset>
              </wp:positionH>
              <wp:positionV relativeFrom="paragraph">
                <wp:posOffset>349885</wp:posOffset>
              </wp:positionV>
              <wp:extent cx="2228850" cy="333375"/>
              <wp:effectExtent l="0" t="0" r="0" b="9525"/>
              <wp:wrapSquare wrapText="bothSides"/>
              <wp:docPr id="81" name="그림 8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850" cy="3333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36" w:author="신헌섭" w:date="2015-04-07T08:10:00Z">
        <w:r>
          <w:rPr>
            <w:noProof/>
          </w:rPr>
          <w:drawing>
            <wp:anchor distT="0" distB="0" distL="114300" distR="114300" simplePos="0" relativeHeight="251675648" behindDoc="0" locked="0" layoutInCell="1" allowOverlap="1" wp14:anchorId="5A97E996" wp14:editId="10E90EB0">
              <wp:simplePos x="0" y="0"/>
              <wp:positionH relativeFrom="column">
                <wp:posOffset>600075</wp:posOffset>
              </wp:positionH>
              <wp:positionV relativeFrom="paragraph">
                <wp:posOffset>16510</wp:posOffset>
              </wp:positionV>
              <wp:extent cx="1609725" cy="209550"/>
              <wp:effectExtent l="0" t="0" r="9525" b="0"/>
              <wp:wrapSquare wrapText="bothSides"/>
              <wp:docPr id="79" name="그림 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09725" cy="209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37" w:author="신헌섭" w:date="2015-04-07T08:11:00Z">
        <w:r>
          <w:rPr>
            <w:rFonts w:hint="eastAsia"/>
          </w:rPr>
          <w:t xml:space="preserve">         =&gt;</w:t>
        </w:r>
        <w:r w:rsidRPr="00CB74DF">
          <w:rPr>
            <w:noProof/>
          </w:rPr>
          <w:t xml:space="preserve"> </w:t>
        </w:r>
      </w:ins>
    </w:p>
    <w:p w:rsidR="00CB74DF" w:rsidRDefault="00CB74DF">
      <w:pPr>
        <w:pStyle w:val="a4"/>
        <w:widowControl/>
        <w:wordWrap/>
        <w:autoSpaceDE/>
        <w:autoSpaceDN/>
        <w:ind w:leftChars="0" w:left="760"/>
        <w:jc w:val="left"/>
        <w:rPr>
          <w:ins w:id="138" w:author="신헌섭" w:date="2015-04-07T08:11:00Z"/>
          <w:noProof/>
        </w:rPr>
        <w:pPrChange w:id="139" w:author="신헌섭" w:date="2015-04-07T08:11:00Z">
          <w:pPr>
            <w:widowControl/>
            <w:wordWrap/>
            <w:autoSpaceDE/>
            <w:autoSpaceDN/>
            <w:jc w:val="left"/>
          </w:pPr>
        </w:pPrChange>
      </w:pPr>
      <w:ins w:id="140" w:author="신헌섭" w:date="2015-04-07T08:12:00Z">
        <w:r>
          <w:rPr>
            <w:noProof/>
          </w:rPr>
          <w:drawing>
            <wp:anchor distT="0" distB="0" distL="114300" distR="114300" simplePos="0" relativeHeight="251678720" behindDoc="0" locked="0" layoutInCell="1" allowOverlap="1" wp14:anchorId="6C2E2D48" wp14:editId="428C1A5E">
              <wp:simplePos x="0" y="0"/>
              <wp:positionH relativeFrom="column">
                <wp:posOffset>1895475</wp:posOffset>
              </wp:positionH>
              <wp:positionV relativeFrom="paragraph">
                <wp:posOffset>303530</wp:posOffset>
              </wp:positionV>
              <wp:extent cx="628650" cy="409575"/>
              <wp:effectExtent l="0" t="0" r="0" b="9525"/>
              <wp:wrapSquare wrapText="bothSides"/>
              <wp:docPr id="88" name="그림 8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8650" cy="409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41" w:author="신헌섭" w:date="2015-04-07T08:11:00Z">
        <w:r>
          <w:rPr>
            <w:noProof/>
          </w:rPr>
          <w:t>S</w:t>
        </w:r>
        <w:r>
          <w:rPr>
            <w:rFonts w:hint="eastAsia"/>
            <w:noProof/>
          </w:rPr>
          <w:t>tabl</w:t>
        </w:r>
        <w:r>
          <w:rPr>
            <w:noProof/>
          </w:rPr>
          <w:t xml:space="preserve">e </w:t>
        </w:r>
        <w:r>
          <w:rPr>
            <w:rFonts w:hint="eastAsia"/>
            <w:noProof/>
          </w:rPr>
          <w:t xml:space="preserve">하기 위해선 위해선 </w:t>
        </w:r>
      </w:ins>
    </w:p>
    <w:p w:rsidR="00CB74DF" w:rsidRDefault="00CB74DF">
      <w:pPr>
        <w:widowControl/>
        <w:wordWrap/>
        <w:autoSpaceDE/>
        <w:autoSpaceDN/>
        <w:jc w:val="left"/>
        <w:rPr>
          <w:ins w:id="142" w:author="신헌섭" w:date="2015-04-07T08:15:00Z"/>
          <w:noProof/>
        </w:rPr>
      </w:pPr>
      <w:r>
        <w:rPr>
          <w:noProof/>
        </w:rPr>
        <w:tab/>
      </w:r>
      <w:ins w:id="143" w:author="신헌섭" w:date="2015-04-07T08:12:00Z">
        <w:r>
          <w:rPr>
            <w:rFonts w:hint="eastAsia"/>
            <w:noProof/>
          </w:rPr>
          <w:t xml:space="preserve">즉 stability 조건은  </w:t>
        </w:r>
      </w:ins>
    </w:p>
    <w:p w:rsidR="00CB74DF" w:rsidRDefault="00CB74DF">
      <w:pPr>
        <w:widowControl/>
        <w:wordWrap/>
        <w:autoSpaceDE/>
        <w:autoSpaceDN/>
        <w:jc w:val="left"/>
        <w:rPr>
          <w:ins w:id="144" w:author="신헌섭" w:date="2015-04-07T08:15:00Z"/>
          <w:noProof/>
        </w:rPr>
      </w:pPr>
      <w:ins w:id="145" w:author="신헌섭" w:date="2015-04-07T08:14:00Z">
        <w:r>
          <w:rPr>
            <w:noProof/>
          </w:rPr>
          <w:lastRenderedPageBreak/>
          <w:drawing>
            <wp:anchor distT="0" distB="0" distL="114300" distR="114300" simplePos="0" relativeHeight="251679744" behindDoc="0" locked="0" layoutInCell="1" allowOverlap="1" wp14:anchorId="13FB7A28" wp14:editId="318A0D99">
              <wp:simplePos x="0" y="0"/>
              <wp:positionH relativeFrom="margin">
                <wp:posOffset>828675</wp:posOffset>
              </wp:positionH>
              <wp:positionV relativeFrom="paragraph">
                <wp:posOffset>78105</wp:posOffset>
              </wp:positionV>
              <wp:extent cx="4033520" cy="6200775"/>
              <wp:effectExtent l="0" t="0" r="5080" b="9525"/>
              <wp:wrapSquare wrapText="bothSides"/>
              <wp:docPr id="89" name="그림 8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33520" cy="6200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:rsidR="00CB74DF" w:rsidRDefault="00CB74DF">
      <w:pPr>
        <w:widowControl/>
        <w:wordWrap/>
        <w:autoSpaceDE/>
        <w:autoSpaceDN/>
        <w:jc w:val="left"/>
        <w:rPr>
          <w:ins w:id="146" w:author="신헌섭" w:date="2015-04-07T08:11:00Z"/>
          <w:noProof/>
        </w:rPr>
      </w:pPr>
      <w:ins w:id="147" w:author="신헌섭" w:date="2015-04-07T08:12:00Z">
        <w:r>
          <w:rPr>
            <w:rFonts w:hint="eastAsia"/>
            <w:noProof/>
          </w:rPr>
          <w:t xml:space="preserve">                  </w:t>
        </w:r>
      </w:ins>
    </w:p>
    <w:p w:rsidR="00CB74DF" w:rsidRDefault="00CB74DF">
      <w:pPr>
        <w:pStyle w:val="a4"/>
        <w:widowControl/>
        <w:wordWrap/>
        <w:autoSpaceDE/>
        <w:autoSpaceDN/>
        <w:ind w:leftChars="0" w:left="760"/>
        <w:jc w:val="left"/>
        <w:rPr>
          <w:ins w:id="148" w:author="신헌섭" w:date="2015-04-07T08:11:00Z"/>
          <w:noProof/>
        </w:rPr>
        <w:pPrChange w:id="149" w:author="신헌섭" w:date="2015-04-07T08:11:00Z">
          <w:pPr>
            <w:widowControl/>
            <w:wordWrap/>
            <w:autoSpaceDE/>
            <w:autoSpaceDN/>
            <w:jc w:val="left"/>
          </w:pPr>
        </w:pPrChange>
      </w:pPr>
    </w:p>
    <w:p w:rsidR="00F85C54" w:rsidRDefault="00F85C54">
      <w:pPr>
        <w:widowControl/>
        <w:wordWrap/>
        <w:autoSpaceDE/>
        <w:autoSpaceDN/>
        <w:rPr>
          <w:ins w:id="150" w:author="신헌섭" w:date="2015-04-07T08:37:00Z"/>
        </w:rPr>
      </w:pPr>
      <w:ins w:id="151" w:author="신헌섭" w:date="2015-04-07T08:37:00Z">
        <w:r>
          <w:br w:type="page"/>
        </w:r>
      </w:ins>
    </w:p>
    <w:p w:rsidR="00F85C54" w:rsidRDefault="00F85C54" w:rsidP="00F85C54">
      <w:pPr>
        <w:pStyle w:val="a4"/>
        <w:widowControl/>
        <w:numPr>
          <w:ilvl w:val="1"/>
          <w:numId w:val="10"/>
        </w:numPr>
        <w:wordWrap/>
        <w:autoSpaceDE/>
        <w:autoSpaceDN/>
        <w:ind w:leftChars="0"/>
        <w:jc w:val="left"/>
        <w:rPr>
          <w:ins w:id="152" w:author="신헌섭" w:date="2015-04-07T08:39:00Z"/>
        </w:rPr>
      </w:pPr>
      <w:ins w:id="153" w:author="신헌섭" w:date="2015-04-07T08:39:00Z">
        <w:r>
          <w:lastRenderedPageBreak/>
          <w:t>Implicit direct integration</w:t>
        </w:r>
      </w:ins>
    </w:p>
    <w:p w:rsidR="00E96A99" w:rsidRDefault="00E96A99">
      <w:pPr>
        <w:widowControl/>
        <w:wordWrap/>
        <w:autoSpaceDE/>
        <w:autoSpaceDN/>
        <w:rPr>
          <w:ins w:id="154" w:author="신헌섭" w:date="2015-04-07T15:06:00Z"/>
        </w:rPr>
        <w:pPrChange w:id="155" w:author="신헌섭" w:date="2015-04-07T08:41:00Z">
          <w:pPr>
            <w:pStyle w:val="a4"/>
            <w:widowControl/>
            <w:numPr>
              <w:numId w:val="10"/>
            </w:numPr>
            <w:wordWrap/>
            <w:autoSpaceDE/>
            <w:autoSpaceDN/>
            <w:ind w:leftChars="0" w:left="465" w:hanging="465"/>
          </w:pPr>
        </w:pPrChange>
      </w:pPr>
      <w:ins w:id="156" w:author="신헌섭" w:date="2015-04-07T15:09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5104" behindDoc="0" locked="0" layoutInCell="1" allowOverlap="1" wp14:anchorId="2CE4FBB8" wp14:editId="67998580">
                  <wp:simplePos x="0" y="0"/>
                  <wp:positionH relativeFrom="column">
                    <wp:posOffset>1342510</wp:posOffset>
                  </wp:positionH>
                  <wp:positionV relativeFrom="paragraph">
                    <wp:posOffset>232315</wp:posOffset>
                  </wp:positionV>
                  <wp:extent cx="971478" cy="916126"/>
                  <wp:effectExtent l="0" t="38100" r="0" b="0"/>
                  <wp:wrapNone/>
                  <wp:docPr id="129" name="원호 12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19370318">
                            <a:off x="0" y="0"/>
                            <a:ext cx="971478" cy="916126"/>
                          </a:xfrm>
                          <a:prstGeom prst="arc">
                            <a:avLst>
                              <a:gd name="adj1" fmla="val 15077060"/>
                              <a:gd name="adj2" fmla="val 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2179927" id="원호 129" o:spid="_x0000_s1026" style="position:absolute;left:0;text-align:left;margin-left:105.7pt;margin-top:18.3pt;width:76.5pt;height:72.15pt;rotation:-2435407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71478,916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" path="m337915,21727nsc479732,-21000,634495,-36,757826,78607v133603,85193,213653,227366,213653,379456l485739,458063,337915,21727xem337915,21727nfc479732,-21000,634495,-36,757826,78607v133603,85193,213653,227366,213653,379456e" filled="f" strokecolor="#4579b8 [3044]">
                  <v:path arrowok="t" o:connecttype="custom" o:connectlocs="337915,21727;757826,78607;971479,458063" o:connectangles="0,0,0"/>
                </v:shape>
              </w:pict>
            </mc:Fallback>
          </mc:AlternateContent>
        </w:r>
      </w:ins>
      <w:ins w:id="157" w:author="신헌섭" w:date="2015-04-07T15:07:00Z">
        <w:r>
          <w:rPr>
            <w:noProof/>
          </w:rPr>
          <w:drawing>
            <wp:anchor distT="0" distB="0" distL="114300" distR="114300" simplePos="0" relativeHeight="251691008" behindDoc="0" locked="0" layoutInCell="1" allowOverlap="1" wp14:anchorId="07A38088" wp14:editId="26868CA4">
              <wp:simplePos x="0" y="0"/>
              <wp:positionH relativeFrom="column">
                <wp:posOffset>2207763</wp:posOffset>
              </wp:positionH>
              <wp:positionV relativeFrom="paragraph">
                <wp:posOffset>178867</wp:posOffset>
              </wp:positionV>
              <wp:extent cx="189781" cy="159171"/>
              <wp:effectExtent l="0" t="0" r="1270" b="0"/>
              <wp:wrapNone/>
              <wp:docPr id="126" name="그림 1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9781" cy="1591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:rsidR="00E96A99" w:rsidRDefault="00E96A99">
      <w:pPr>
        <w:widowControl/>
        <w:wordWrap/>
        <w:autoSpaceDE/>
        <w:autoSpaceDN/>
        <w:rPr>
          <w:ins w:id="158" w:author="신헌섭" w:date="2015-04-07T08:39:00Z"/>
          <w:rFonts w:hint="eastAsia"/>
        </w:rPr>
        <w:pPrChange w:id="159" w:author="신헌섭" w:date="2015-04-07T08:41:00Z">
          <w:pPr>
            <w:pStyle w:val="a4"/>
            <w:widowControl/>
            <w:numPr>
              <w:numId w:val="10"/>
            </w:numPr>
            <w:wordWrap/>
            <w:autoSpaceDE/>
            <w:autoSpaceDN/>
            <w:ind w:leftChars="0" w:left="465" w:hanging="465"/>
          </w:pPr>
        </w:pPrChange>
      </w:pPr>
      <w:ins w:id="160" w:author="신헌섭" w:date="2015-04-07T15:09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7152" behindDoc="0" locked="0" layoutInCell="1" allowOverlap="1" wp14:anchorId="3A8D6555" wp14:editId="5D753B34">
                  <wp:simplePos x="0" y="0"/>
                  <wp:positionH relativeFrom="column">
                    <wp:posOffset>1407927</wp:posOffset>
                  </wp:positionH>
                  <wp:positionV relativeFrom="paragraph">
                    <wp:posOffset>28347</wp:posOffset>
                  </wp:positionV>
                  <wp:extent cx="417082" cy="393350"/>
                  <wp:effectExtent l="0" t="19050" r="0" b="0"/>
                  <wp:wrapNone/>
                  <wp:docPr id="130" name="원호 13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19370318">
                            <a:off x="0" y="0"/>
                            <a:ext cx="417082" cy="393350"/>
                          </a:xfrm>
                          <a:prstGeom prst="arc">
                            <a:avLst>
                              <a:gd name="adj1" fmla="val 15077060"/>
                              <a:gd name="adj2" fmla="val 0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A91C53A" id="원호 130" o:spid="_x0000_s1026" style="position:absolute;left:0;text-align:left;margin-left:110.85pt;margin-top:2.25pt;width:32.85pt;height:30.95pt;rotation:-2435407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17082,393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" path="m145071,9330nsc205961,-9018,272410,-16,325361,33755v57355,36579,91720,97621,91720,162920l208541,196675,145071,9330xem145071,9330nfc205961,-9018,272410,-16,325361,33755v57355,36579,91720,97621,91720,162920e" filled="f" strokecolor="#4579b8 [3044]">
                  <v:path arrowok="t" o:connecttype="custom" o:connectlocs="145071,9330;325361,33755;417081,196675" o:connectangles="0,0,0"/>
                </v:shape>
              </w:pict>
            </mc:Fallback>
          </mc:AlternateContent>
        </w:r>
      </w:ins>
      <w:ins w:id="161" w:author="신헌섭" w:date="2015-04-07T15:0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4080" behindDoc="0" locked="0" layoutInCell="1" allowOverlap="1" wp14:anchorId="5B62181D" wp14:editId="5D43EABF">
                  <wp:simplePos x="0" y="0"/>
                  <wp:positionH relativeFrom="column">
                    <wp:posOffset>1760220</wp:posOffset>
                  </wp:positionH>
                  <wp:positionV relativeFrom="paragraph">
                    <wp:posOffset>66939</wp:posOffset>
                  </wp:positionV>
                  <wp:extent cx="51435" cy="51435"/>
                  <wp:effectExtent l="0" t="0" r="24765" b="24765"/>
                  <wp:wrapNone/>
                  <wp:docPr id="128" name="타원 12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1435" cy="514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08577D01" id="타원 128" o:spid="_x0000_s1026" style="position:absolute;left:0;text-align:left;margin-left:138.6pt;margin-top:5.25pt;width:4.05pt;height:4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" fillcolor="#4f81bd [3204]" strokecolor="#243f60 [1604]" strokeweight="2pt"/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92032" behindDoc="0" locked="0" layoutInCell="1" allowOverlap="1" wp14:anchorId="119195E7" wp14:editId="193083B4">
              <wp:simplePos x="0" y="0"/>
              <wp:positionH relativeFrom="column">
                <wp:posOffset>1526480</wp:posOffset>
              </wp:positionH>
              <wp:positionV relativeFrom="paragraph">
                <wp:posOffset>100534</wp:posOffset>
              </wp:positionV>
              <wp:extent cx="161925" cy="200025"/>
              <wp:effectExtent l="0" t="0" r="9525" b="9525"/>
              <wp:wrapNone/>
              <wp:docPr id="127" name="그림 1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1925" cy="2000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162" w:author="신헌섭" w:date="2015-04-07T15:0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7539607C" wp14:editId="35377BEB">
                  <wp:simplePos x="0" y="0"/>
                  <wp:positionH relativeFrom="column">
                    <wp:posOffset>2198370</wp:posOffset>
                  </wp:positionH>
                  <wp:positionV relativeFrom="paragraph">
                    <wp:posOffset>70114</wp:posOffset>
                  </wp:positionV>
                  <wp:extent cx="51758" cy="51758"/>
                  <wp:effectExtent l="0" t="0" r="24765" b="24765"/>
                  <wp:wrapNone/>
                  <wp:docPr id="123" name="타원 12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1758" cy="5175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2F762925" id="타원 123" o:spid="_x0000_s1026" style="position:absolute;left:0;text-align:left;margin-left:173.1pt;margin-top:5.5pt;width:4.1pt;height:4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" fillcolor="#4f81bd [3204]" strokecolor="#243f60 [1604]" strokeweight="2pt"/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3840" behindDoc="0" locked="0" layoutInCell="1" allowOverlap="1" wp14:anchorId="2C99BE6A" wp14:editId="212AAC65">
                  <wp:simplePos x="0" y="0"/>
                  <wp:positionH relativeFrom="column">
                    <wp:posOffset>1379855</wp:posOffset>
                  </wp:positionH>
                  <wp:positionV relativeFrom="paragraph">
                    <wp:posOffset>65669</wp:posOffset>
                  </wp:positionV>
                  <wp:extent cx="51758" cy="51758"/>
                  <wp:effectExtent l="0" t="0" r="24765" b="24765"/>
                  <wp:wrapNone/>
                  <wp:docPr id="122" name="타원 1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1758" cy="5175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403E6598" id="타원 122" o:spid="_x0000_s1026" style="position:absolute;left:0;text-align:left;margin-left:108.65pt;margin-top:5.15pt;width:4.1pt;height:4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" fillcolor="#4f81bd [3204]" strokecolor="#243f60 [1604]" strokeweight="2pt"/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1792" behindDoc="0" locked="0" layoutInCell="1" allowOverlap="1" wp14:anchorId="7D2467E5" wp14:editId="78B2A7C9">
                  <wp:simplePos x="0" y="0"/>
                  <wp:positionH relativeFrom="column">
                    <wp:posOffset>465502</wp:posOffset>
                  </wp:positionH>
                  <wp:positionV relativeFrom="paragraph">
                    <wp:posOffset>84311</wp:posOffset>
                  </wp:positionV>
                  <wp:extent cx="2682816" cy="0"/>
                  <wp:effectExtent l="0" t="76200" r="22860" b="95250"/>
                  <wp:wrapNone/>
                  <wp:docPr id="73" name="직선 화살표 연결선 7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68281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type w14:anchorId="290C3ED7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73" o:spid="_x0000_s1026" type="#_x0000_t32" style="position:absolute;left:0;text-align:left;margin-left:36.65pt;margin-top:6.65pt;width:211.25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" strokecolor="#4579b8 [3044]">
                  <v:stroke endarrow="block"/>
                </v:shape>
              </w:pict>
            </mc:Fallback>
          </mc:AlternateContent>
        </w:r>
      </w:ins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85C54" w:rsidTr="00F85C54">
        <w:trPr>
          <w:ins w:id="163" w:author="신헌섭" w:date="2015-04-07T08:39:00Z"/>
        </w:trPr>
        <w:tc>
          <w:tcPr>
            <w:tcW w:w="4508" w:type="dxa"/>
            <w:tcBorders>
              <w:top w:val="nil"/>
              <w:left w:val="nil"/>
              <w:bottom w:val="single" w:sz="4" w:space="0" w:color="auto"/>
            </w:tcBorders>
          </w:tcPr>
          <w:p w:rsidR="00F85C54" w:rsidRDefault="00F85C54" w:rsidP="00F85C54">
            <w:pPr>
              <w:widowControl/>
              <w:wordWrap/>
              <w:autoSpaceDE/>
              <w:autoSpaceDN/>
              <w:jc w:val="center"/>
              <w:rPr>
                <w:ins w:id="164" w:author="신헌섭" w:date="2015-04-07T08:39:00Z"/>
              </w:rPr>
            </w:pPr>
            <w:ins w:id="165" w:author="신헌섭" w:date="2015-04-07T08:39:00Z">
              <w:r>
                <w:t>Average acceleration</w:t>
              </w:r>
            </w:ins>
          </w:p>
        </w:tc>
        <w:tc>
          <w:tcPr>
            <w:tcW w:w="4508" w:type="dxa"/>
            <w:tcBorders>
              <w:top w:val="nil"/>
              <w:bottom w:val="single" w:sz="4" w:space="0" w:color="auto"/>
              <w:right w:val="nil"/>
            </w:tcBorders>
          </w:tcPr>
          <w:p w:rsidR="00F85C54" w:rsidRDefault="00F85C54" w:rsidP="00F85C54">
            <w:pPr>
              <w:widowControl/>
              <w:wordWrap/>
              <w:autoSpaceDE/>
              <w:autoSpaceDN/>
              <w:jc w:val="center"/>
              <w:rPr>
                <w:ins w:id="166" w:author="신헌섭" w:date="2015-04-07T08:39:00Z"/>
              </w:rPr>
            </w:pPr>
            <w:ins w:id="167" w:author="신헌섭" w:date="2015-04-07T08:40:00Z">
              <w:r>
                <w:t>Linear acceleration</w:t>
              </w:r>
            </w:ins>
          </w:p>
        </w:tc>
      </w:tr>
      <w:tr w:rsidR="00F85C54" w:rsidTr="00F85C54">
        <w:trPr>
          <w:ins w:id="168" w:author="신헌섭" w:date="2015-04-07T08:39:00Z"/>
        </w:trPr>
        <w:tc>
          <w:tcPr>
            <w:tcW w:w="4508" w:type="dxa"/>
            <w:tcBorders>
              <w:left w:val="nil"/>
              <w:bottom w:val="nil"/>
            </w:tcBorders>
          </w:tcPr>
          <w:p w:rsidR="00F85C54" w:rsidRDefault="00F85C54" w:rsidP="00F85C54">
            <w:pPr>
              <w:widowControl/>
              <w:wordWrap/>
              <w:autoSpaceDE/>
              <w:autoSpaceDN/>
              <w:jc w:val="center"/>
              <w:rPr>
                <w:ins w:id="169" w:author="신헌섭" w:date="2015-04-07T08:39:00Z"/>
              </w:rPr>
            </w:pPr>
            <w:ins w:id="170" w:author="신헌섭" w:date="2015-04-07T08:40:00Z">
              <w:r>
                <w:rPr>
                  <w:noProof/>
                </w:rPr>
                <w:drawing>
                  <wp:inline distT="0" distB="0" distL="0" distR="0" wp14:anchorId="6A69325A" wp14:editId="7C32B24B">
                    <wp:extent cx="1285875" cy="438150"/>
                    <wp:effectExtent l="0" t="0" r="9525" b="0"/>
                    <wp:docPr id="90" name="그림 9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4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285875" cy="4381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508" w:type="dxa"/>
            <w:tcBorders>
              <w:bottom w:val="nil"/>
              <w:right w:val="nil"/>
            </w:tcBorders>
          </w:tcPr>
          <w:p w:rsidR="00F85C54" w:rsidRDefault="00F85C54" w:rsidP="00F85C54">
            <w:pPr>
              <w:widowControl/>
              <w:wordWrap/>
              <w:autoSpaceDE/>
              <w:autoSpaceDN/>
              <w:jc w:val="center"/>
              <w:rPr>
                <w:ins w:id="171" w:author="신헌섭" w:date="2015-04-07T08:39:00Z"/>
              </w:rPr>
            </w:pPr>
            <w:ins w:id="172" w:author="신헌섭" w:date="2015-04-07T08:40:00Z">
              <w:r>
                <w:rPr>
                  <w:noProof/>
                </w:rPr>
                <w:drawing>
                  <wp:inline distT="0" distB="0" distL="0" distR="0" wp14:anchorId="058270B5" wp14:editId="0F7B1CD2">
                    <wp:extent cx="1985211" cy="419100"/>
                    <wp:effectExtent l="0" t="0" r="0" b="0"/>
                    <wp:docPr id="91" name="그림 9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4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991348" cy="42039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F85C54" w:rsidTr="00F85C54">
        <w:trPr>
          <w:ins w:id="173" w:author="신헌섭" w:date="2015-04-07T08:39:00Z"/>
        </w:trPr>
        <w:tc>
          <w:tcPr>
            <w:tcW w:w="4508" w:type="dxa"/>
            <w:tcBorders>
              <w:top w:val="nil"/>
              <w:left w:val="nil"/>
              <w:bottom w:val="nil"/>
            </w:tcBorders>
          </w:tcPr>
          <w:p w:rsidR="00F85C54" w:rsidRDefault="00F85C54" w:rsidP="00F85C54">
            <w:pPr>
              <w:widowControl/>
              <w:wordWrap/>
              <w:autoSpaceDE/>
              <w:autoSpaceDN/>
              <w:jc w:val="center"/>
              <w:rPr>
                <w:ins w:id="174" w:author="신헌섭" w:date="2015-04-07T08:39:00Z"/>
              </w:rPr>
            </w:pPr>
          </w:p>
        </w:tc>
        <w:tc>
          <w:tcPr>
            <w:tcW w:w="4508" w:type="dxa"/>
            <w:tcBorders>
              <w:top w:val="nil"/>
              <w:bottom w:val="nil"/>
              <w:right w:val="nil"/>
            </w:tcBorders>
          </w:tcPr>
          <w:p w:rsidR="00F85C54" w:rsidRPr="00654C44" w:rsidRDefault="00F85C54" w:rsidP="00F85C54">
            <w:pPr>
              <w:widowControl/>
              <w:wordWrap/>
              <w:autoSpaceDE/>
              <w:autoSpaceDN/>
              <w:jc w:val="center"/>
              <w:rPr>
                <w:ins w:id="175" w:author="신헌섭" w:date="2015-04-07T08:39:00Z"/>
              </w:rPr>
            </w:pPr>
          </w:p>
        </w:tc>
      </w:tr>
      <w:tr w:rsidR="00F85C54" w:rsidTr="00F85C54">
        <w:trPr>
          <w:ins w:id="176" w:author="신헌섭" w:date="2015-04-07T08:39:00Z"/>
        </w:trPr>
        <w:tc>
          <w:tcPr>
            <w:tcW w:w="4508" w:type="dxa"/>
            <w:tcBorders>
              <w:top w:val="nil"/>
              <w:left w:val="nil"/>
              <w:bottom w:val="nil"/>
            </w:tcBorders>
          </w:tcPr>
          <w:p w:rsidR="00F85C54" w:rsidRDefault="00F85C54" w:rsidP="00F85C54">
            <w:pPr>
              <w:widowControl/>
              <w:wordWrap/>
              <w:autoSpaceDE/>
              <w:autoSpaceDN/>
              <w:jc w:val="center"/>
              <w:rPr>
                <w:ins w:id="177" w:author="신헌섭" w:date="2015-04-07T08:39:00Z"/>
              </w:rPr>
            </w:pPr>
            <w:ins w:id="178" w:author="신헌섭" w:date="2015-04-07T08:40:00Z">
              <w:r>
                <w:rPr>
                  <w:noProof/>
                </w:rPr>
                <w:drawing>
                  <wp:inline distT="0" distB="0" distL="0" distR="0" wp14:anchorId="3982CD03" wp14:editId="02A95CD8">
                    <wp:extent cx="2171700" cy="733425"/>
                    <wp:effectExtent l="0" t="0" r="0" b="9525"/>
                    <wp:docPr id="92" name="그림 9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4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71700" cy="7334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508" w:type="dxa"/>
            <w:tcBorders>
              <w:top w:val="nil"/>
              <w:bottom w:val="nil"/>
              <w:right w:val="nil"/>
            </w:tcBorders>
          </w:tcPr>
          <w:p w:rsidR="00F85C54" w:rsidRDefault="00F85C54" w:rsidP="00F85C54">
            <w:pPr>
              <w:widowControl/>
              <w:wordWrap/>
              <w:autoSpaceDE/>
              <w:autoSpaceDN/>
              <w:jc w:val="center"/>
              <w:rPr>
                <w:ins w:id="179" w:author="신헌섭" w:date="2015-04-07T08:39:00Z"/>
              </w:rPr>
            </w:pPr>
            <w:ins w:id="180" w:author="신헌섭" w:date="2015-04-07T08:40:00Z">
              <w:r>
                <w:rPr>
                  <w:noProof/>
                </w:rPr>
                <w:drawing>
                  <wp:inline distT="0" distB="0" distL="0" distR="0" wp14:anchorId="46E24D17" wp14:editId="327B4A10">
                    <wp:extent cx="2314575" cy="723900"/>
                    <wp:effectExtent l="0" t="0" r="9525" b="0"/>
                    <wp:docPr id="93" name="그림 9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4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14575" cy="7239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:rsidR="00CB74DF" w:rsidRPr="00F85C54" w:rsidDel="00F85C54" w:rsidRDefault="00CB74DF" w:rsidP="00CA1907">
      <w:pPr>
        <w:jc w:val="center"/>
        <w:rPr>
          <w:del w:id="181" w:author="신헌섭" w:date="2015-04-07T08:11:00Z"/>
        </w:rPr>
      </w:pPr>
    </w:p>
    <w:p w:rsidR="00F85C54" w:rsidRDefault="00F85C54">
      <w:pPr>
        <w:pStyle w:val="a4"/>
        <w:widowControl/>
        <w:wordWrap/>
        <w:autoSpaceDE/>
        <w:autoSpaceDN/>
        <w:ind w:leftChars="0" w:left="760"/>
        <w:jc w:val="left"/>
        <w:rPr>
          <w:ins w:id="182" w:author="신헌섭" w:date="2015-04-07T08:37:00Z"/>
        </w:rPr>
        <w:pPrChange w:id="183" w:author="신헌섭" w:date="2015-04-07T08:11:00Z">
          <w:pPr>
            <w:widowControl/>
            <w:wordWrap/>
            <w:autoSpaceDE/>
            <w:autoSpaceDN/>
            <w:jc w:val="left"/>
          </w:pPr>
        </w:pPrChange>
      </w:pPr>
    </w:p>
    <w:p w:rsidR="00F85C54" w:rsidRDefault="00F85C54">
      <w:pPr>
        <w:pStyle w:val="a4"/>
        <w:widowControl/>
        <w:wordWrap/>
        <w:autoSpaceDE/>
        <w:autoSpaceDN/>
        <w:ind w:leftChars="0" w:left="760"/>
        <w:jc w:val="left"/>
        <w:rPr>
          <w:ins w:id="184" w:author="신헌섭" w:date="2015-04-07T08:44:00Z"/>
        </w:rPr>
        <w:pPrChange w:id="185" w:author="신헌섭" w:date="2015-04-07T08:11:00Z">
          <w:pPr>
            <w:widowControl/>
            <w:wordWrap/>
            <w:autoSpaceDE/>
            <w:autoSpaceDN/>
            <w:jc w:val="left"/>
          </w:pPr>
        </w:pPrChange>
      </w:pPr>
      <w:ins w:id="186" w:author="신헌섭" w:date="2015-04-07T08:41:00Z">
        <w:r w:rsidRPr="00F85C54">
          <w:t>Generalization</w:t>
        </w:r>
      </w:ins>
      <w:ins w:id="187" w:author="신헌섭" w:date="2015-04-07T08:42:00Z">
        <w:r>
          <w:t xml:space="preserve">(Newmark) : numerical factors </w:t>
        </w:r>
      </w:ins>
      <w:ins w:id="188" w:author="신헌섭" w:date="2015-04-07T08:42:00Z">
        <w:r w:rsidRPr="00654C44">
          <w:rPr>
            <w:position w:val="-10"/>
          </w:rPr>
          <w:object w:dxaOrig="200" w:dyaOrig="260">
            <v:shape id="_x0000_i1042" type="#_x0000_t75" style="width:7.2pt;height:14.4pt" o:ole="">
              <v:imagedata r:id="rId147" o:title=""/>
            </v:shape>
            <o:OLEObject Type="Embed" ProgID="Equation.DSMT4" ShapeID="_x0000_i1042" DrawAspect="Content" ObjectID="_1489928004" r:id="rId148"/>
          </w:object>
        </w:r>
      </w:ins>
      <w:ins w:id="189" w:author="신헌섭" w:date="2015-04-07T08:43:00Z">
        <w:r>
          <w:rPr>
            <w:rFonts w:hint="eastAsia"/>
          </w:rPr>
          <w:t xml:space="preserve">와 </w:t>
        </w:r>
      </w:ins>
      <w:ins w:id="190" w:author="신헌섭" w:date="2015-04-07T08:43:00Z">
        <w:r w:rsidRPr="00654C44">
          <w:rPr>
            <w:position w:val="-10"/>
          </w:rPr>
          <w:object w:dxaOrig="240" w:dyaOrig="320">
            <v:shape id="_x0000_i1043" type="#_x0000_t75" style="width:14.4pt;height:14.4pt" o:ole="">
              <v:imagedata r:id="rId149" o:title=""/>
            </v:shape>
            <o:OLEObject Type="Embed" ProgID="Equation.DSMT4" ShapeID="_x0000_i1043" DrawAspect="Content" ObjectID="_1489928005" r:id="rId150"/>
          </w:object>
        </w:r>
      </w:ins>
      <w:ins w:id="191" w:author="신헌섭" w:date="2015-04-07T08:43:00Z">
        <w:r>
          <w:rPr>
            <w:rFonts w:hint="eastAsia"/>
          </w:rPr>
          <w:t xml:space="preserve">를 포함한 </w:t>
        </w:r>
        <w:r>
          <w:t xml:space="preserve">implicit </w:t>
        </w:r>
        <w:r>
          <w:rPr>
            <w:rFonts w:hint="eastAsia"/>
          </w:rPr>
          <w:t xml:space="preserve">적분법의 예로 </w:t>
        </w:r>
        <w:r>
          <w:t>factor</w:t>
        </w:r>
        <w:r>
          <w:rPr>
            <w:rFonts w:hint="eastAsia"/>
          </w:rPr>
          <w:t>는 정확도,</w:t>
        </w:r>
        <w:r>
          <w:t xml:space="preserve"> </w:t>
        </w:r>
        <w:r>
          <w:rPr>
            <w:rFonts w:hint="eastAsia"/>
          </w:rPr>
          <w:t>안정성,</w:t>
        </w:r>
        <w:r>
          <w:t xml:space="preserve"> algorithmic damping</w:t>
        </w:r>
        <w:r>
          <w:rPr>
            <w:rFonts w:hint="eastAsia"/>
          </w:rPr>
          <w:t xml:space="preserve">와 </w:t>
        </w:r>
      </w:ins>
      <w:ins w:id="192" w:author="신헌섭" w:date="2015-04-07T08:44:00Z">
        <w:r>
          <w:rPr>
            <w:rFonts w:hint="eastAsia"/>
          </w:rPr>
          <w:t>같은 특성들을 조정한다.</w:t>
        </w:r>
      </w:ins>
    </w:p>
    <w:p w:rsidR="00F85C54" w:rsidRDefault="00F85C54">
      <w:pPr>
        <w:pStyle w:val="a4"/>
        <w:widowControl/>
        <w:wordWrap/>
        <w:autoSpaceDE/>
        <w:autoSpaceDN/>
        <w:ind w:leftChars="0" w:left="760"/>
        <w:jc w:val="left"/>
        <w:rPr>
          <w:ins w:id="193" w:author="신헌섭" w:date="2015-04-07T08:42:00Z"/>
        </w:rPr>
        <w:pPrChange w:id="194" w:author="신헌섭" w:date="2015-04-07T08:11:00Z">
          <w:pPr>
            <w:widowControl/>
            <w:wordWrap/>
            <w:autoSpaceDE/>
            <w:autoSpaceDN/>
            <w:jc w:val="left"/>
          </w:pPr>
        </w:pPrChange>
      </w:pPr>
      <w:ins w:id="195" w:author="신헌섭" w:date="2015-04-07T08:44:00Z">
        <w:r>
          <w:rPr>
            <w:noProof/>
          </w:rPr>
          <w:drawing>
            <wp:inline distT="0" distB="0" distL="0" distR="0" wp14:anchorId="6BA1CA91" wp14:editId="453BFBF8">
              <wp:extent cx="3619500" cy="857250"/>
              <wp:effectExtent l="0" t="0" r="0" b="0"/>
              <wp:docPr id="94" name="그림 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19500" cy="857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85C54" w:rsidRDefault="00F85C54" w:rsidP="00F85C54">
      <w:pPr>
        <w:pStyle w:val="a4"/>
        <w:widowControl/>
        <w:wordWrap/>
        <w:autoSpaceDE/>
        <w:autoSpaceDN/>
        <w:ind w:leftChars="0" w:left="760"/>
        <w:jc w:val="left"/>
        <w:rPr>
          <w:ins w:id="196" w:author="신헌섭" w:date="2015-04-07T08:45:00Z"/>
        </w:rPr>
      </w:pPr>
      <w:ins w:id="197" w:author="신헌섭" w:date="2015-04-07T08:44:00Z">
        <w:r>
          <w:t>A</w:t>
        </w:r>
        <w:r>
          <w:rPr>
            <w:rFonts w:hint="eastAsia"/>
          </w:rPr>
          <w:t xml:space="preserve">verage acc =&gt; </w:t>
        </w:r>
      </w:ins>
      <w:ins w:id="198" w:author="신헌섭" w:date="2015-04-07T08:44:00Z">
        <w:r w:rsidRPr="00351F3B">
          <w:rPr>
            <w:position w:val="-24"/>
          </w:rPr>
          <w:object w:dxaOrig="1320" w:dyaOrig="620">
            <v:shape id="_x0000_i1044" type="#_x0000_t75" style="width:64.8pt;height:28.8pt" o:ole="">
              <v:imagedata r:id="rId152" o:title=""/>
            </v:shape>
            <o:OLEObject Type="Embed" ProgID="Equation.DSMT4" ShapeID="_x0000_i1044" DrawAspect="Content" ObjectID="_1489928006" r:id="rId153"/>
          </w:object>
        </w:r>
      </w:ins>
      <w:ins w:id="199" w:author="신헌섭" w:date="2015-04-07T08:45:00Z">
        <w:r>
          <w:t xml:space="preserve">    , linear </w:t>
        </w:r>
        <w:r>
          <w:rPr>
            <w:rFonts w:hint="eastAsia"/>
          </w:rPr>
          <w:t xml:space="preserve">acc =&gt; </w:t>
        </w:r>
      </w:ins>
      <w:ins w:id="200" w:author="신헌섭" w:date="2015-04-07T08:45:00Z">
        <w:r w:rsidRPr="00654C44">
          <w:rPr>
            <w:position w:val="-24"/>
          </w:rPr>
          <w:object w:dxaOrig="1320" w:dyaOrig="620">
            <v:shape id="_x0000_i1045" type="#_x0000_t75" style="width:64.8pt;height:28.8pt" o:ole="">
              <v:imagedata r:id="rId154" o:title=""/>
            </v:shape>
            <o:OLEObject Type="Embed" ProgID="Equation.DSMT4" ShapeID="_x0000_i1045" DrawAspect="Content" ObjectID="_1489928007" r:id="rId155"/>
          </w:object>
        </w:r>
      </w:ins>
      <w:ins w:id="201" w:author="신헌섭" w:date="2015-04-07T08:45:00Z">
        <w:r>
          <w:t xml:space="preserve">    , </w:t>
        </w:r>
      </w:ins>
    </w:p>
    <w:p w:rsidR="00F85C54" w:rsidRDefault="00F85C54">
      <w:pPr>
        <w:pStyle w:val="a4"/>
        <w:widowControl/>
        <w:wordWrap/>
        <w:autoSpaceDE/>
        <w:autoSpaceDN/>
        <w:ind w:leftChars="0" w:left="760"/>
        <w:jc w:val="left"/>
        <w:rPr>
          <w:ins w:id="202" w:author="신헌섭" w:date="2015-04-07T08:46:00Z"/>
        </w:rPr>
        <w:pPrChange w:id="203" w:author="신헌섭" w:date="2015-04-07T08:11:00Z">
          <w:pPr>
            <w:widowControl/>
            <w:wordWrap/>
            <w:autoSpaceDE/>
            <w:autoSpaceDN/>
            <w:jc w:val="left"/>
          </w:pPr>
        </w:pPrChange>
      </w:pPr>
      <w:ins w:id="204" w:author="신헌섭" w:date="2015-04-07T08:46:00Z">
        <w:r>
          <w:t>E</w:t>
        </w:r>
        <w:r>
          <w:rPr>
            <w:rFonts w:hint="eastAsia"/>
          </w:rPr>
          <w:t xml:space="preserve">om에 대입하면, </w:t>
        </w:r>
      </w:ins>
      <w:ins w:id="205" w:author="신헌섭" w:date="2015-04-07T08:52:00Z">
        <w:r w:rsidR="00D06832">
          <w:rPr>
            <w:noProof/>
          </w:rPr>
          <w:drawing>
            <wp:inline distT="0" distB="0" distL="0" distR="0" wp14:anchorId="581A0071" wp14:editId="788FD939">
              <wp:extent cx="3933825" cy="375843"/>
              <wp:effectExtent l="0" t="0" r="0" b="5715"/>
              <wp:docPr id="95" name="그림 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84276" cy="3806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85C54" w:rsidRDefault="00D06832">
      <w:pPr>
        <w:pStyle w:val="a4"/>
        <w:widowControl/>
        <w:wordWrap/>
        <w:autoSpaceDE/>
        <w:autoSpaceDN/>
        <w:ind w:leftChars="0" w:left="760" w:firstLineChars="1400" w:firstLine="2800"/>
        <w:jc w:val="left"/>
        <w:rPr>
          <w:ins w:id="206" w:author="신헌섭" w:date="2015-04-07T08:37:00Z"/>
        </w:rPr>
        <w:pPrChange w:id="207" w:author="신헌섭" w:date="2015-04-07T08:52:00Z">
          <w:pPr>
            <w:widowControl/>
            <w:wordWrap/>
            <w:autoSpaceDE/>
            <w:autoSpaceDN/>
            <w:jc w:val="left"/>
          </w:pPr>
        </w:pPrChange>
      </w:pPr>
      <w:ins w:id="208" w:author="신헌섭" w:date="2015-04-07T08:52:00Z">
        <w:r>
          <w:rPr>
            <w:noProof/>
          </w:rPr>
          <w:drawing>
            <wp:inline distT="0" distB="0" distL="0" distR="0" wp14:anchorId="629BB9A9" wp14:editId="0B2E732C">
              <wp:extent cx="3171825" cy="523875"/>
              <wp:effectExtent l="0" t="0" r="9525" b="9525"/>
              <wp:docPr id="115" name="그림 1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71825" cy="5238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F85C54" w:rsidRDefault="00F85C54">
      <w:pPr>
        <w:widowControl/>
        <w:wordWrap/>
        <w:autoSpaceDE/>
        <w:autoSpaceDN/>
        <w:jc w:val="left"/>
        <w:rPr>
          <w:ins w:id="209" w:author="신헌섭" w:date="2015-04-07T08:37:00Z"/>
        </w:rPr>
      </w:pPr>
      <w:ins w:id="210" w:author="신헌섭" w:date="2015-04-07T08:46:00Z">
        <w:r>
          <w:rPr>
            <w:noProof/>
          </w:rPr>
          <w:drawing>
            <wp:anchor distT="0" distB="0" distL="114300" distR="114300" simplePos="0" relativeHeight="251680768" behindDoc="0" locked="0" layoutInCell="1" allowOverlap="1" wp14:anchorId="5E096218" wp14:editId="29051999">
              <wp:simplePos x="0" y="0"/>
              <wp:positionH relativeFrom="column">
                <wp:posOffset>1190625</wp:posOffset>
              </wp:positionH>
              <wp:positionV relativeFrom="paragraph">
                <wp:posOffset>6985</wp:posOffset>
              </wp:positionV>
              <wp:extent cx="2400300" cy="447675"/>
              <wp:effectExtent l="0" t="0" r="0" b="9525"/>
              <wp:wrapSquare wrapText="bothSides"/>
              <wp:docPr id="117" name="그림 1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00300" cy="447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Fonts w:hint="eastAsia"/>
          </w:rPr>
          <w:tab/>
        </w:r>
        <w:r>
          <w:t>W</w:t>
        </w:r>
        <w:r>
          <w:rPr>
            <w:rFonts w:hint="eastAsia"/>
          </w:rPr>
          <w:t xml:space="preserve">here </w:t>
        </w:r>
      </w:ins>
    </w:p>
    <w:p w:rsidR="00F85C54" w:rsidRDefault="00F85C54">
      <w:pPr>
        <w:pStyle w:val="a4"/>
        <w:widowControl/>
        <w:wordWrap/>
        <w:autoSpaceDE/>
        <w:autoSpaceDN/>
        <w:ind w:leftChars="0" w:left="760"/>
        <w:jc w:val="left"/>
        <w:rPr>
          <w:ins w:id="211" w:author="신헌섭" w:date="2015-04-07T13:58:00Z"/>
        </w:rPr>
        <w:pPrChange w:id="212" w:author="신헌섭" w:date="2015-04-07T08:11:00Z">
          <w:pPr>
            <w:widowControl/>
            <w:wordWrap/>
            <w:autoSpaceDE/>
            <w:autoSpaceDN/>
            <w:jc w:val="left"/>
          </w:pPr>
        </w:pPrChange>
      </w:pPr>
    </w:p>
    <w:p w:rsidR="00AC02A2" w:rsidRDefault="00792304">
      <w:pPr>
        <w:pStyle w:val="a4"/>
        <w:widowControl/>
        <w:wordWrap/>
        <w:autoSpaceDE/>
        <w:autoSpaceDN/>
        <w:ind w:leftChars="0" w:left="760"/>
        <w:jc w:val="left"/>
        <w:rPr>
          <w:ins w:id="213" w:author="신헌섭" w:date="2015-04-07T13:58:00Z"/>
        </w:rPr>
        <w:pPrChange w:id="214" w:author="신헌섭" w:date="2015-04-07T08:11:00Z">
          <w:pPr>
            <w:widowControl/>
            <w:wordWrap/>
            <w:autoSpaceDE/>
            <w:autoSpaceDN/>
            <w:jc w:val="left"/>
          </w:pPr>
        </w:pPrChange>
      </w:pPr>
      <w:ins w:id="215" w:author="신헌섭" w:date="2015-04-07T13:58:00Z">
        <w:r w:rsidRPr="00051BE7">
          <w:rPr>
            <w:position w:val="-108"/>
          </w:rPr>
          <w:object w:dxaOrig="4900" w:dyaOrig="2280">
            <v:shape id="_x0000_i1059" type="#_x0000_t75" style="width:244.8pt;height:115.2pt" o:ole="">
              <v:imagedata r:id="rId159" o:title=""/>
            </v:shape>
            <o:OLEObject Type="Embed" ProgID="Equation.DSMT4" ShapeID="_x0000_i1059" DrawAspect="Content" ObjectID="_1489928008" r:id="rId160"/>
          </w:object>
        </w:r>
      </w:ins>
    </w:p>
    <w:p w:rsidR="00AC02A2" w:rsidRDefault="00AC02A2">
      <w:pPr>
        <w:pStyle w:val="a4"/>
        <w:widowControl/>
        <w:wordWrap/>
        <w:autoSpaceDE/>
        <w:autoSpaceDN/>
        <w:ind w:leftChars="0" w:left="760"/>
        <w:jc w:val="left"/>
        <w:rPr>
          <w:ins w:id="216" w:author="신헌섭" w:date="2015-04-07T13:58:00Z"/>
          <w:rFonts w:hint="eastAsia"/>
        </w:rPr>
        <w:pPrChange w:id="217" w:author="신헌섭" w:date="2015-04-07T08:11:00Z">
          <w:pPr>
            <w:widowControl/>
            <w:wordWrap/>
            <w:autoSpaceDE/>
            <w:autoSpaceDN/>
            <w:jc w:val="left"/>
          </w:pPr>
        </w:pPrChange>
      </w:pPr>
    </w:p>
    <w:p w:rsidR="00AC02A2" w:rsidRDefault="00AC02A2">
      <w:pPr>
        <w:pStyle w:val="a4"/>
        <w:widowControl/>
        <w:wordWrap/>
        <w:autoSpaceDE/>
        <w:autoSpaceDN/>
        <w:ind w:leftChars="0" w:left="760"/>
        <w:jc w:val="left"/>
        <w:rPr>
          <w:ins w:id="218" w:author="신헌섭" w:date="2015-04-07T14:47:00Z"/>
        </w:rPr>
        <w:pPrChange w:id="219" w:author="신헌섭" w:date="2015-04-07T08:11:00Z">
          <w:pPr>
            <w:widowControl/>
            <w:wordWrap/>
            <w:autoSpaceDE/>
            <w:autoSpaceDN/>
            <w:jc w:val="left"/>
          </w:pPr>
        </w:pPrChange>
      </w:pPr>
      <w:ins w:id="220" w:author="신헌섭" w:date="2015-04-07T13:58:00Z">
        <w:r>
          <w:t>Predictor-corrector method is a part of numerical integration techniques for ordinary differential equations, called multi-step methods.</w:t>
        </w:r>
      </w:ins>
      <w:ins w:id="221" w:author="신헌섭" w:date="2015-04-07T15:11:00Z">
        <w:r w:rsidR="00E96A99">
          <w:tab/>
        </w:r>
      </w:ins>
    </w:p>
    <w:p w:rsidR="00BF6255" w:rsidRDefault="00BF6255">
      <w:pPr>
        <w:pStyle w:val="a4"/>
        <w:widowControl/>
        <w:wordWrap/>
        <w:autoSpaceDE/>
        <w:autoSpaceDN/>
        <w:ind w:leftChars="0" w:left="760"/>
        <w:jc w:val="left"/>
        <w:rPr>
          <w:ins w:id="222" w:author="신헌섭" w:date="2015-04-07T14:56:00Z"/>
        </w:rPr>
        <w:pPrChange w:id="223" w:author="신헌섭" w:date="2015-04-07T08:11:00Z">
          <w:pPr>
            <w:widowControl/>
            <w:wordWrap/>
            <w:autoSpaceDE/>
            <w:autoSpaceDN/>
            <w:jc w:val="left"/>
          </w:pPr>
        </w:pPrChange>
      </w:pPr>
      <w:ins w:id="224" w:author="신헌섭" w:date="2015-04-07T14:47:00Z">
        <w:r>
          <w:t xml:space="preserve">Multi-step methods. </w:t>
        </w:r>
      </w:ins>
    </w:p>
    <w:p w:rsidR="00BF6255" w:rsidRDefault="00BF6255">
      <w:pPr>
        <w:pStyle w:val="a4"/>
        <w:widowControl/>
        <w:wordWrap/>
        <w:autoSpaceDE/>
        <w:autoSpaceDN/>
        <w:ind w:leftChars="0" w:left="760"/>
        <w:jc w:val="left"/>
        <w:rPr>
          <w:ins w:id="225" w:author="신헌섭" w:date="2015-04-07T14:02:00Z"/>
        </w:rPr>
        <w:pPrChange w:id="226" w:author="신헌섭" w:date="2015-04-07T08:11:00Z">
          <w:pPr>
            <w:widowControl/>
            <w:wordWrap/>
            <w:autoSpaceDE/>
            <w:autoSpaceDN/>
            <w:jc w:val="left"/>
          </w:pPr>
        </w:pPrChange>
      </w:pPr>
      <w:ins w:id="227" w:author="신헌섭" w:date="2015-04-07T14:56:00Z">
        <w:r>
          <w:rPr>
            <w:noProof/>
          </w:rPr>
          <w:drawing>
            <wp:inline distT="0" distB="0" distL="0" distR="0" wp14:anchorId="2F7C5E82" wp14:editId="78B2A970">
              <wp:extent cx="2539151" cy="1388853"/>
              <wp:effectExtent l="0" t="0" r="0" b="1905"/>
              <wp:docPr id="67" name="그림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65714" cy="140338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315C22E2" wp14:editId="3D56FC04">
              <wp:extent cx="2534529" cy="1388852"/>
              <wp:effectExtent l="0" t="0" r="0" b="1905"/>
              <wp:docPr id="69" name="그림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51538" cy="13981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BF6255" w:rsidRDefault="00BF6255" w:rsidP="00D06832">
      <w:pPr>
        <w:pStyle w:val="a4"/>
        <w:widowControl/>
        <w:wordWrap/>
        <w:autoSpaceDE/>
        <w:autoSpaceDN/>
        <w:ind w:leftChars="0" w:left="760"/>
        <w:jc w:val="left"/>
        <w:rPr>
          <w:ins w:id="228" w:author="신헌섭" w:date="2015-04-07T15:35:00Z"/>
        </w:rPr>
      </w:pPr>
      <w:ins w:id="229" w:author="신헌섭" w:date="2015-04-07T15:02:00Z">
        <w:r w:rsidRPr="00051BE7">
          <w:rPr>
            <w:position w:val="-62"/>
          </w:rPr>
          <w:object w:dxaOrig="2140" w:dyaOrig="1359">
            <v:shape id="_x0000_i1053" type="#_x0000_t75" style="width:108pt;height:64.8pt" o:ole="">
              <v:imagedata r:id="rId163" o:title=""/>
            </v:shape>
            <o:OLEObject Type="Embed" ProgID="Equation.DSMT4" ShapeID="_x0000_i1053" DrawAspect="Content" ObjectID="_1489928009" r:id="rId164"/>
          </w:object>
        </w:r>
      </w:ins>
    </w:p>
    <w:p w:rsidR="00AD5775" w:rsidRDefault="00AD5775" w:rsidP="00D06832">
      <w:pPr>
        <w:pStyle w:val="a4"/>
        <w:widowControl/>
        <w:wordWrap/>
        <w:autoSpaceDE/>
        <w:autoSpaceDN/>
        <w:ind w:leftChars="0" w:left="760"/>
        <w:jc w:val="left"/>
        <w:rPr>
          <w:ins w:id="230" w:author="신헌섭" w:date="2015-04-07T14:47:00Z"/>
          <w:rFonts w:hint="eastAsia"/>
        </w:rPr>
      </w:pPr>
    </w:p>
    <w:p w:rsidR="00D06832" w:rsidRDefault="00D06832" w:rsidP="00D06832">
      <w:pPr>
        <w:pStyle w:val="a4"/>
        <w:widowControl/>
        <w:wordWrap/>
        <w:autoSpaceDE/>
        <w:autoSpaceDN/>
        <w:ind w:leftChars="0" w:left="760"/>
        <w:jc w:val="left"/>
        <w:rPr>
          <w:ins w:id="231" w:author="신헌섭" w:date="2015-04-07T08:51:00Z"/>
        </w:rPr>
      </w:pPr>
      <w:ins w:id="232" w:author="신헌섭" w:date="2015-04-07T08:48:00Z">
        <w:r w:rsidRPr="00654C44">
          <w:rPr>
            <w:position w:val="-6"/>
          </w:rPr>
          <w:object w:dxaOrig="240" w:dyaOrig="220">
            <v:shape id="_x0000_i1067" type="#_x0000_t75" style="width:14.4pt;height:14.4pt" o:ole="">
              <v:imagedata r:id="rId165" o:title=""/>
            </v:shape>
            <o:OLEObject Type="Embed" ProgID="Equation.DSMT4" ShapeID="_x0000_i1067" DrawAspect="Content" ObjectID="_1489928010" r:id="rId166"/>
          </w:object>
        </w:r>
      </w:ins>
      <w:ins w:id="233" w:author="신헌섭" w:date="2015-04-07T08:48:00Z">
        <w:r>
          <w:t xml:space="preserve">method : </w:t>
        </w:r>
      </w:ins>
      <w:ins w:id="234" w:author="신헌섭" w:date="2015-04-07T08:47:00Z">
        <w:r>
          <w:t>Newmark</w:t>
        </w:r>
      </w:ins>
      <w:ins w:id="235" w:author="신헌섭" w:date="2015-04-07T08:48:00Z">
        <w:r>
          <w:t xml:space="preserve"> </w:t>
        </w:r>
        <w:r>
          <w:rPr>
            <w:rFonts w:hint="eastAsia"/>
          </w:rPr>
          <w:t xml:space="preserve">방법중 하나로서 </w:t>
        </w:r>
      </w:ins>
      <w:ins w:id="236" w:author="신헌섭" w:date="2015-04-07T15:56:00Z">
        <w:r w:rsidR="00845F59" w:rsidRPr="00845F59">
          <w:t>Numerical damping을 가지면서도 최대한 정확도를 유지시키기 위해 개발</w:t>
        </w:r>
        <w:r w:rsidR="00845F59">
          <w:rPr>
            <w:rFonts w:hint="eastAsia"/>
          </w:rPr>
          <w:t>,</w:t>
        </w:r>
      </w:ins>
      <w:ins w:id="237" w:author="신헌섭" w:date="2015-04-07T15:57:00Z">
        <w:r w:rsidR="00845F59" w:rsidRPr="00845F59">
          <w:t xml:space="preserve"> Newmark-b method와 동일한 가정을 사용</w:t>
        </w:r>
      </w:ins>
      <w:ins w:id="238" w:author="신헌섭" w:date="2015-04-07T15:56:00Z">
        <w:r w:rsidR="00845F59">
          <w:rPr>
            <w:rFonts w:hint="eastAsia"/>
          </w:rPr>
          <w:t xml:space="preserve"> </w:t>
        </w:r>
      </w:ins>
      <w:ins w:id="239" w:author="신헌섭" w:date="2015-04-07T08:50:00Z">
        <w:r>
          <w:rPr>
            <w:noProof/>
          </w:rPr>
          <w:drawing>
            <wp:inline distT="0" distB="0" distL="0" distR="0" wp14:anchorId="455A8209" wp14:editId="4F14D9FF">
              <wp:extent cx="4991100" cy="323850"/>
              <wp:effectExtent l="0" t="0" r="0" b="0"/>
              <wp:docPr id="118" name="그림 1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91100" cy="323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06832" w:rsidRDefault="00D06832" w:rsidP="00D06832">
      <w:pPr>
        <w:pStyle w:val="a4"/>
        <w:widowControl/>
        <w:wordWrap/>
        <w:autoSpaceDE/>
        <w:autoSpaceDN/>
        <w:ind w:leftChars="0" w:left="760"/>
        <w:jc w:val="left"/>
        <w:rPr>
          <w:ins w:id="240" w:author="신헌섭" w:date="2015-04-07T08:52:00Z"/>
        </w:rPr>
      </w:pPr>
      <w:ins w:id="241" w:author="신헌섭" w:date="2015-04-07T08:51:00Z">
        <w:r>
          <w:rPr>
            <w:rFonts w:hint="eastAsia"/>
          </w:rPr>
          <w:t xml:space="preserve">만약 </w:t>
        </w:r>
        <w:r>
          <w:t>load</w:t>
        </w:r>
        <w:r>
          <w:rPr>
            <w:rFonts w:hint="eastAsia"/>
          </w:rPr>
          <w:t>가 시간에 따라 변한다면,</w:t>
        </w:r>
        <w:r>
          <w:t xml:space="preserve"> </w:t>
        </w:r>
        <w:r>
          <w:rPr>
            <w:noProof/>
          </w:rPr>
          <w:drawing>
            <wp:inline distT="0" distB="0" distL="0" distR="0" wp14:anchorId="425807AF" wp14:editId="13B3AB4F">
              <wp:extent cx="2209800" cy="190500"/>
              <wp:effectExtent l="0" t="0" r="0" b="0"/>
              <wp:docPr id="119" name="그림 1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09800" cy="190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D06832" w:rsidRDefault="00D06832" w:rsidP="00845F59">
      <w:pPr>
        <w:pStyle w:val="a4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ins w:id="242" w:author="신헌섭" w:date="2015-04-07T15:57:00Z"/>
        </w:rPr>
        <w:pPrChange w:id="243" w:author="신헌섭" w:date="2015-04-07T15:57:00Z">
          <w:pPr>
            <w:pStyle w:val="a4"/>
            <w:widowControl/>
            <w:wordWrap/>
            <w:autoSpaceDE/>
            <w:autoSpaceDN/>
            <w:ind w:leftChars="0" w:left="760"/>
            <w:jc w:val="left"/>
          </w:pPr>
        </w:pPrChange>
      </w:pPr>
      <w:ins w:id="244" w:author="신헌섭" w:date="2015-04-07T08:52:00Z">
        <w:r w:rsidRPr="00654C44">
          <w:rPr>
            <w:position w:val="-6"/>
          </w:rPr>
          <w:object w:dxaOrig="240" w:dyaOrig="220">
            <v:shape id="_x0000_i1047" type="#_x0000_t75" style="width:14.4pt;height:14.4pt" o:ole="">
              <v:imagedata r:id="rId169" o:title=""/>
            </v:shape>
            <o:OLEObject Type="Embed" ProgID="Equation.DSMT4" ShapeID="_x0000_i1047" DrawAspect="Content" ObjectID="_1489928011" r:id="rId170"/>
          </w:object>
        </w:r>
      </w:ins>
      <w:ins w:id="245" w:author="신헌섭" w:date="2015-04-07T08:52:00Z">
        <w:r>
          <w:rPr>
            <w:rFonts w:hint="eastAsia"/>
          </w:rPr>
          <w:t xml:space="preserve">&lt;0 을때 </w:t>
        </w:r>
        <w:r>
          <w:t xml:space="preserve">Algorithmic damping </w:t>
        </w:r>
        <w:r>
          <w:rPr>
            <w:rFonts w:hint="eastAsia"/>
          </w:rPr>
          <w:t>이 생긴다.</w:t>
        </w:r>
      </w:ins>
    </w:p>
    <w:p w:rsidR="00601ED7" w:rsidRDefault="00601ED7" w:rsidP="00845F59">
      <w:pPr>
        <w:pStyle w:val="a4"/>
        <w:widowControl/>
        <w:numPr>
          <w:ilvl w:val="0"/>
          <w:numId w:val="15"/>
        </w:numPr>
        <w:wordWrap/>
        <w:autoSpaceDE/>
        <w:autoSpaceDN/>
        <w:ind w:leftChars="0"/>
        <w:jc w:val="left"/>
        <w:rPr>
          <w:ins w:id="246" w:author="신헌섭" w:date="2015-04-07T16:01:00Z"/>
        </w:rPr>
      </w:pPr>
      <w:ins w:id="247" w:author="신헌섭" w:date="2015-04-07T15:57:00Z">
        <w:r w:rsidRPr="00601ED7">
          <w:rPr>
            <w:position w:val="-24"/>
            <w:rPrChange w:id="248" w:author="신헌섭" w:date="2015-04-07T16:00:00Z">
              <w:rPr/>
            </w:rPrChange>
          </w:rPr>
          <w:object w:dxaOrig="3940" w:dyaOrig="660">
            <v:shape id="_x0000_i1072" type="#_x0000_t75" style="width:194.4pt;height:36pt" o:ole="">
              <v:imagedata r:id="rId171" o:title=""/>
            </v:shape>
            <o:OLEObject Type="Embed" ProgID="Equation.DSMT4" ShapeID="_x0000_i1072" DrawAspect="Content" ObjectID="_1489928012" r:id="rId172"/>
          </w:object>
        </w:r>
        <w:r>
          <w:t xml:space="preserve"> </w:t>
        </w:r>
        <w:r>
          <w:rPr>
            <w:rFonts w:hint="eastAsia"/>
          </w:rPr>
          <w:t>일</w:t>
        </w:r>
      </w:ins>
      <w:ins w:id="249" w:author="신헌섭" w:date="2015-04-07T16:00:00Z">
        <w:r>
          <w:rPr>
            <w:rFonts w:hint="eastAsia"/>
          </w:rPr>
          <w:t xml:space="preserve"> </w:t>
        </w:r>
      </w:ins>
      <w:ins w:id="250" w:author="신헌섭" w:date="2015-04-07T15:57:00Z">
        <w:r>
          <w:rPr>
            <w:rFonts w:hint="eastAsia"/>
          </w:rPr>
          <w:t>때 안정적이다</w:t>
        </w:r>
      </w:ins>
    </w:p>
    <w:p w:rsidR="00601ED7" w:rsidRDefault="00601ED7">
      <w:pPr>
        <w:widowControl/>
        <w:wordWrap/>
        <w:autoSpaceDE/>
        <w:autoSpaceDN/>
        <w:rPr>
          <w:ins w:id="251" w:author="신헌섭" w:date="2015-04-07T16:01:00Z"/>
        </w:rPr>
      </w:pPr>
      <w:ins w:id="252" w:author="신헌섭" w:date="2015-04-07T16:01:00Z">
        <w:r>
          <w:br w:type="page"/>
        </w:r>
      </w:ins>
    </w:p>
    <w:p w:rsidR="00000000" w:rsidRPr="00601ED7" w:rsidRDefault="00151261" w:rsidP="00601ED7">
      <w:pPr>
        <w:widowControl/>
        <w:numPr>
          <w:ilvl w:val="0"/>
          <w:numId w:val="20"/>
        </w:numPr>
        <w:wordWrap/>
        <w:autoSpaceDE/>
        <w:autoSpaceDN/>
        <w:rPr>
          <w:ins w:id="253" w:author="신헌섭" w:date="2015-04-07T16:01:00Z"/>
        </w:rPr>
      </w:pPr>
      <w:ins w:id="254" w:author="신헌섭" w:date="2015-04-07T16:01:00Z">
        <w:r w:rsidRPr="00601ED7">
          <w:rPr>
            <w:rFonts w:hint="eastAsia"/>
            <w:b/>
            <w:bCs/>
          </w:rPr>
          <w:t>Numerical Damping</w:t>
        </w:r>
        <w:r w:rsidRPr="00601ED7">
          <w:rPr>
            <w:rFonts w:hint="eastAsia"/>
            <w:b/>
            <w:bCs/>
          </w:rPr>
          <w:t>의</w:t>
        </w:r>
        <w:r w:rsidRPr="00601ED7">
          <w:rPr>
            <w:rFonts w:hint="eastAsia"/>
            <w:b/>
            <w:bCs/>
          </w:rPr>
          <w:t xml:space="preserve"> </w:t>
        </w:r>
        <w:r w:rsidRPr="00601ED7">
          <w:rPr>
            <w:rFonts w:hint="eastAsia"/>
            <w:b/>
            <w:bCs/>
          </w:rPr>
          <w:t>필요성</w:t>
        </w:r>
      </w:ins>
    </w:p>
    <w:p w:rsidR="00601ED7" w:rsidRPr="00601ED7" w:rsidRDefault="00151261" w:rsidP="00C4385B">
      <w:pPr>
        <w:widowControl/>
        <w:numPr>
          <w:ilvl w:val="1"/>
          <w:numId w:val="16"/>
        </w:numPr>
        <w:wordWrap/>
        <w:autoSpaceDE/>
        <w:autoSpaceDN/>
        <w:rPr>
          <w:ins w:id="255" w:author="신헌섭" w:date="2015-04-07T16:01:00Z"/>
        </w:rPr>
        <w:pPrChange w:id="256" w:author="신헌섭" w:date="2015-04-07T16:04:00Z">
          <w:pPr>
            <w:widowControl/>
            <w:wordWrap/>
            <w:autoSpaceDE/>
            <w:autoSpaceDN/>
          </w:pPr>
        </w:pPrChange>
      </w:pPr>
      <w:ins w:id="257" w:author="신헌섭" w:date="2015-04-07T16:01:00Z">
        <w:r>
          <w:rPr>
            <w:rFonts w:hint="eastAsia"/>
          </w:rPr>
          <w:t>Discretizatio</w:t>
        </w:r>
      </w:ins>
      <w:ins w:id="258" w:author="신헌섭" w:date="2015-04-07T16:04:00Z">
        <w:r>
          <w:t>n</w:t>
        </w:r>
      </w:ins>
      <w:bookmarkStart w:id="259" w:name="_GoBack"/>
      <w:bookmarkEnd w:id="259"/>
      <w:ins w:id="260" w:author="신헌섭" w:date="2015-04-07T16:01:00Z">
        <w:r w:rsidRPr="00601ED7">
          <w:rPr>
            <w:rFonts w:hint="eastAsia"/>
          </w:rPr>
          <w:t>에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따른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오차로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인해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유한요소모델의</w:t>
        </w:r>
        <w:r w:rsidRPr="00601ED7">
          <w:rPr>
            <w:rFonts w:hint="eastAsia"/>
          </w:rPr>
          <w:t xml:space="preserve"> High-freq. mode</w:t>
        </w:r>
        <w:r w:rsidRPr="00601ED7">
          <w:rPr>
            <w:rFonts w:hint="eastAsia"/>
          </w:rPr>
          <w:t>는</w:t>
        </w:r>
        <w:r w:rsidRPr="00601ED7">
          <w:rPr>
            <w:rFonts w:hint="eastAsia"/>
          </w:rPr>
          <w:t xml:space="preserve"> </w:t>
        </w:r>
        <w:r w:rsidR="00601ED7" w:rsidRPr="00601ED7">
          <w:rPr>
            <w:rFonts w:hint="eastAsia"/>
          </w:rPr>
          <w:tab/>
          <w:t xml:space="preserve">정확하지 않음. </w:t>
        </w:r>
        <w:r w:rsidR="00601ED7" w:rsidRPr="00601ED7">
          <w:rPr>
            <w:rFonts w:hint="eastAsia"/>
          </w:rPr>
          <w:sym w:font="Wingdings" w:char="F0E0"/>
        </w:r>
        <w:r w:rsidR="00601ED7" w:rsidRPr="00601ED7">
          <w:rPr>
            <w:rFonts w:hint="eastAsia"/>
          </w:rPr>
          <w:t xml:space="preserve"> 부정확한 고차모드를 Filtering함.</w:t>
        </w:r>
      </w:ins>
    </w:p>
    <w:p w:rsidR="00601ED7" w:rsidRPr="00601ED7" w:rsidRDefault="00151261" w:rsidP="00BA27E1">
      <w:pPr>
        <w:widowControl/>
        <w:numPr>
          <w:ilvl w:val="1"/>
          <w:numId w:val="17"/>
        </w:numPr>
        <w:wordWrap/>
        <w:autoSpaceDE/>
        <w:autoSpaceDN/>
        <w:rPr>
          <w:ins w:id="261" w:author="신헌섭" w:date="2015-04-07T16:01:00Z"/>
        </w:rPr>
        <w:pPrChange w:id="262" w:author="신헌섭" w:date="2015-04-07T16:04:00Z">
          <w:pPr>
            <w:widowControl/>
            <w:wordWrap/>
            <w:autoSpaceDE/>
            <w:autoSpaceDN/>
          </w:pPr>
        </w:pPrChange>
      </w:pPr>
      <w:ins w:id="263" w:author="신헌섭" w:date="2015-04-07T16:01:00Z">
        <w:r w:rsidRPr="00601ED7">
          <w:rPr>
            <w:rFonts w:hint="eastAsia"/>
          </w:rPr>
          <w:t>접촉</w:t>
        </w:r>
        <w:r w:rsidRPr="00601ED7">
          <w:rPr>
            <w:rFonts w:hint="eastAsia"/>
          </w:rPr>
          <w:t>/</w:t>
        </w:r>
        <w:r w:rsidRPr="00601ED7">
          <w:rPr>
            <w:rFonts w:hint="eastAsia"/>
          </w:rPr>
          <w:t>충돌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등의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구속이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존재하는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문제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해석에서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발생될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수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있는</w:t>
        </w:r>
        <w:r w:rsidRPr="00601ED7">
          <w:rPr>
            <w:rFonts w:hint="eastAsia"/>
          </w:rPr>
          <w:t xml:space="preserve"> </w:t>
        </w:r>
        <w:r w:rsidR="00601ED7" w:rsidRPr="00601ED7">
          <w:rPr>
            <w:rFonts w:hint="eastAsia"/>
          </w:rPr>
          <w:t>Numerical Noise를 Filtering해서 없앨 수 있음.</w:t>
        </w:r>
      </w:ins>
    </w:p>
    <w:p w:rsidR="00601ED7" w:rsidRPr="00601ED7" w:rsidRDefault="00151261" w:rsidP="00C06E6F">
      <w:pPr>
        <w:widowControl/>
        <w:numPr>
          <w:ilvl w:val="1"/>
          <w:numId w:val="18"/>
        </w:numPr>
        <w:wordWrap/>
        <w:autoSpaceDE/>
        <w:autoSpaceDN/>
        <w:rPr>
          <w:ins w:id="264" w:author="신헌섭" w:date="2015-04-07T16:01:00Z"/>
        </w:rPr>
        <w:pPrChange w:id="265" w:author="신헌섭" w:date="2015-04-07T16:04:00Z">
          <w:pPr>
            <w:widowControl/>
            <w:wordWrap/>
            <w:autoSpaceDE/>
            <w:autoSpaceDN/>
          </w:pPr>
        </w:pPrChange>
      </w:pPr>
      <w:ins w:id="266" w:author="신헌섭" w:date="2015-04-07T16:01:00Z">
        <w:r w:rsidRPr="00601ED7">
          <w:rPr>
            <w:rFonts w:hint="eastAsia"/>
          </w:rPr>
          <w:t>Automatic Time Stepping</w:t>
        </w:r>
        <w:r w:rsidRPr="00601ED7">
          <w:rPr>
            <w:rFonts w:hint="eastAsia"/>
          </w:rPr>
          <w:t>시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시간간격이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변화되면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이에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따라</w:t>
        </w:r>
      </w:ins>
      <w:ins w:id="267" w:author="신헌섭" w:date="2015-04-07T16:04:00Z">
        <w:r>
          <w:rPr>
            <w:rFonts w:hint="eastAsia"/>
          </w:rPr>
          <w:t xml:space="preserve"> </w:t>
        </w:r>
      </w:ins>
      <w:ins w:id="268" w:author="신헌섭" w:date="2015-04-07T16:01:00Z">
        <w:r w:rsidR="00601ED7" w:rsidRPr="00601ED7">
          <w:rPr>
            <w:rFonts w:hint="eastAsia"/>
          </w:rPr>
          <w:t>Numerical Noise가 발생되며 이를 없앨 수 있음.</w:t>
        </w:r>
      </w:ins>
    </w:p>
    <w:p w:rsidR="00601ED7" w:rsidRPr="00601ED7" w:rsidRDefault="00601ED7" w:rsidP="00151261">
      <w:pPr>
        <w:widowControl/>
        <w:wordWrap/>
        <w:autoSpaceDE/>
        <w:autoSpaceDN/>
        <w:ind w:firstLineChars="400" w:firstLine="800"/>
        <w:rPr>
          <w:ins w:id="269" w:author="신헌섭" w:date="2015-04-07T16:01:00Z"/>
        </w:rPr>
        <w:pPrChange w:id="270" w:author="신헌섭" w:date="2015-04-07T16:04:00Z">
          <w:pPr>
            <w:widowControl/>
            <w:wordWrap/>
            <w:autoSpaceDE/>
            <w:autoSpaceDN/>
          </w:pPr>
        </w:pPrChange>
      </w:pPr>
      <w:ins w:id="271" w:author="신헌섭" w:date="2015-04-07T16:01:00Z">
        <w:r w:rsidRPr="00601ED7">
          <w:rPr>
            <w:rFonts w:hint="eastAsia"/>
          </w:rPr>
          <w:tab/>
          <w:t>(Note: Explicit time integration시에 격자크기를 달리하면 Numerical Noise 발생)</w:t>
        </w:r>
      </w:ins>
    </w:p>
    <w:p w:rsidR="00000000" w:rsidRPr="00601ED7" w:rsidRDefault="00151261" w:rsidP="00601ED7">
      <w:pPr>
        <w:widowControl/>
        <w:numPr>
          <w:ilvl w:val="1"/>
          <w:numId w:val="19"/>
        </w:numPr>
        <w:wordWrap/>
        <w:autoSpaceDE/>
        <w:autoSpaceDN/>
        <w:rPr>
          <w:ins w:id="272" w:author="신헌섭" w:date="2015-04-07T16:01:00Z"/>
        </w:rPr>
      </w:pPr>
      <w:ins w:id="273" w:author="신헌섭" w:date="2015-04-07T16:01:00Z">
        <w:r w:rsidRPr="00601ED7">
          <w:rPr>
            <w:rFonts w:hint="eastAsia"/>
          </w:rPr>
          <w:t>과도한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정확도의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감소를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막기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위해</w:t>
        </w:r>
        <w:r w:rsidRPr="00601ED7">
          <w:rPr>
            <w:rFonts w:hint="eastAsia"/>
          </w:rPr>
          <w:t xml:space="preserve"> </w:t>
        </w:r>
      </w:ins>
      <w:ins w:id="274" w:author="신헌섭" w:date="2015-04-07T16:04:00Z">
        <w:r>
          <w:rPr>
            <w:rFonts w:hint="eastAsia"/>
          </w:rPr>
          <w:t>a</w:t>
        </w:r>
      </w:ins>
      <w:ins w:id="275" w:author="신헌섭" w:date="2015-04-07T16:01:00Z">
        <w:r w:rsidRPr="00601ED7">
          <w:rPr>
            <w:rFonts w:hint="eastAsia"/>
            <w:vertAlign w:val="subscript"/>
          </w:rPr>
          <w:t xml:space="preserve"> </w:t>
        </w:r>
        <w:r w:rsidRPr="00601ED7">
          <w:rPr>
            <w:rFonts w:hint="eastAsia"/>
          </w:rPr>
          <w:sym w:font="Symbol" w:char="F0BB"/>
        </w:r>
        <w:r w:rsidRPr="00601ED7">
          <w:t xml:space="preserve"> (-0.05)</w:t>
        </w:r>
        <w:r w:rsidRPr="00601ED7">
          <w:rPr>
            <w:rFonts w:hint="eastAsia"/>
          </w:rPr>
          <w:t>를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주로</w:t>
        </w:r>
        <w:r w:rsidRPr="00601ED7">
          <w:rPr>
            <w:rFonts w:hint="eastAsia"/>
          </w:rPr>
          <w:t xml:space="preserve"> </w:t>
        </w:r>
        <w:r w:rsidRPr="00601ED7">
          <w:rPr>
            <w:rFonts w:hint="eastAsia"/>
          </w:rPr>
          <w:t>사용</w:t>
        </w:r>
        <w:r w:rsidRPr="00601ED7">
          <w:t xml:space="preserve"> </w:t>
        </w:r>
      </w:ins>
    </w:p>
    <w:p w:rsidR="00601ED7" w:rsidRDefault="00601ED7">
      <w:pPr>
        <w:widowControl/>
        <w:wordWrap/>
        <w:autoSpaceDE/>
        <w:autoSpaceDN/>
        <w:rPr>
          <w:ins w:id="276" w:author="신헌섭" w:date="2015-04-07T16:01:00Z"/>
        </w:rPr>
      </w:pPr>
      <w:ins w:id="277" w:author="신헌섭" w:date="2015-04-07T16:01:00Z">
        <w:r>
          <w:br w:type="page"/>
        </w:r>
      </w:ins>
    </w:p>
    <w:p w:rsidR="00845F59" w:rsidRDefault="00845F59" w:rsidP="00601ED7">
      <w:pPr>
        <w:pStyle w:val="a4"/>
        <w:widowControl/>
        <w:wordWrap/>
        <w:autoSpaceDE/>
        <w:autoSpaceDN/>
        <w:ind w:leftChars="0" w:left="1120"/>
        <w:jc w:val="left"/>
        <w:rPr>
          <w:ins w:id="278" w:author="신헌섭" w:date="2015-04-07T08:49:00Z"/>
          <w:rFonts w:hint="eastAsia"/>
        </w:rPr>
        <w:pPrChange w:id="279" w:author="신헌섭" w:date="2015-04-07T16:01:00Z">
          <w:pPr>
            <w:pStyle w:val="a4"/>
            <w:widowControl/>
            <w:wordWrap/>
            <w:autoSpaceDE/>
            <w:autoSpaceDN/>
            <w:ind w:leftChars="0" w:left="760"/>
            <w:jc w:val="left"/>
          </w:pPr>
        </w:pPrChange>
      </w:pPr>
    </w:p>
    <w:p w:rsidR="00871D76" w:rsidRDefault="00871D76" w:rsidP="00D06832">
      <w:pPr>
        <w:pStyle w:val="a4"/>
        <w:widowControl/>
        <w:wordWrap/>
        <w:autoSpaceDE/>
        <w:autoSpaceDN/>
        <w:ind w:leftChars="0" w:left="760"/>
        <w:jc w:val="left"/>
        <w:rPr>
          <w:ins w:id="280" w:author="신헌섭" w:date="2015-04-07T08:54:00Z"/>
        </w:rPr>
      </w:pPr>
      <w:ins w:id="281" w:author="신헌섭" w:date="2015-04-07T08:54:00Z">
        <w:r>
          <w:rPr>
            <w:noProof/>
          </w:rPr>
          <w:drawing>
            <wp:inline distT="0" distB="0" distL="0" distR="0" wp14:anchorId="010E4A52" wp14:editId="41958E3A">
              <wp:extent cx="4991100" cy="2686050"/>
              <wp:effectExtent l="0" t="0" r="0" b="0"/>
              <wp:docPr id="120" name="그림 1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91100" cy="2686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71D76" w:rsidRDefault="00871D76" w:rsidP="00D06832">
      <w:pPr>
        <w:pStyle w:val="a4"/>
        <w:widowControl/>
        <w:wordWrap/>
        <w:autoSpaceDE/>
        <w:autoSpaceDN/>
        <w:ind w:leftChars="0" w:left="760"/>
        <w:jc w:val="left"/>
        <w:rPr>
          <w:ins w:id="282" w:author="신헌섭" w:date="2015-04-07T08:54:00Z"/>
        </w:rPr>
      </w:pPr>
      <w:ins w:id="283" w:author="신헌섭" w:date="2015-04-07T08:54:00Z">
        <w:r>
          <w:rPr>
            <w:noProof/>
          </w:rPr>
          <w:drawing>
            <wp:inline distT="0" distB="0" distL="0" distR="0" wp14:anchorId="00D94178" wp14:editId="284717DB">
              <wp:extent cx="5172075" cy="1819275"/>
              <wp:effectExtent l="0" t="0" r="9525" b="9525"/>
              <wp:docPr id="121" name="그림 1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72075" cy="1819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71D76" w:rsidRDefault="00871D76" w:rsidP="00D06832">
      <w:pPr>
        <w:pStyle w:val="a4"/>
        <w:widowControl/>
        <w:wordWrap/>
        <w:autoSpaceDE/>
        <w:autoSpaceDN/>
        <w:ind w:leftChars="0" w:left="760"/>
        <w:jc w:val="left"/>
        <w:rPr>
          <w:ins w:id="284" w:author="신헌섭" w:date="2015-04-07T08:54:00Z"/>
        </w:rPr>
      </w:pPr>
    </w:p>
    <w:p w:rsidR="00F864BF" w:rsidRDefault="00F864BF" w:rsidP="00CA1907">
      <w:pPr>
        <w:jc w:val="center"/>
      </w:pPr>
    </w:p>
    <w:p w:rsidR="00652DE3" w:rsidRDefault="00652DE3" w:rsidP="00652DE3">
      <w:pPr>
        <w:ind w:firstLineChars="1450" w:firstLine="2900"/>
      </w:pPr>
      <w:r>
        <w:t xml:space="preserve">Explicit                    and              Implicit integration </w:t>
      </w:r>
    </w:p>
    <w:p w:rsidR="00652DE3" w:rsidRDefault="00652DE3" w:rsidP="00652DE3">
      <w:r>
        <w:t>step</w:t>
      </w:r>
      <w:r>
        <w:rPr>
          <w:rFonts w:hint="eastAsia"/>
        </w:rPr>
        <w:t>마다 계산속도             빠르다                                         느리다</w:t>
      </w:r>
    </w:p>
    <w:p w:rsidR="00652DE3" w:rsidRDefault="00652DE3" w:rsidP="00652DE3">
      <w:r>
        <w:rPr>
          <w:rFonts w:hint="eastAsia"/>
        </w:rPr>
        <w:t>step size and stability</w:t>
      </w:r>
      <w:r>
        <w:t xml:space="preserve">       </w:t>
      </w:r>
      <w:r>
        <w:rPr>
          <w:rFonts w:hint="eastAsia"/>
        </w:rPr>
        <w:t>작을때</w:t>
      </w:r>
      <w:r>
        <w:t xml:space="preserve"> stable                                   </w:t>
      </w:r>
      <w:r>
        <w:rPr>
          <w:rFonts w:hint="eastAsia"/>
        </w:rPr>
        <w:t xml:space="preserve">커도 </w:t>
      </w:r>
      <w:r>
        <w:t>stable</w:t>
      </w:r>
    </w:p>
    <w:p w:rsidR="00652DE3" w:rsidRDefault="00652DE3" w:rsidP="00652DE3">
      <w:r>
        <w:t xml:space="preserve">   </w:t>
      </w:r>
      <w:r>
        <w:rPr>
          <w:rFonts w:hint="eastAsia"/>
        </w:rPr>
        <w:t xml:space="preserve">formulation                 쉽다 </w:t>
      </w:r>
      <w:r>
        <w:t xml:space="preserve">                                          </w:t>
      </w:r>
      <w:r>
        <w:rPr>
          <w:rFonts w:hint="eastAsia"/>
        </w:rPr>
        <w:t>어렵다</w:t>
      </w:r>
    </w:p>
    <w:p w:rsidR="00652DE3" w:rsidRDefault="00652DE3" w:rsidP="00F864BF">
      <w:pPr>
        <w:ind w:firstLineChars="100" w:firstLine="200"/>
      </w:pPr>
      <w:r>
        <w:rPr>
          <w:rFonts w:hint="eastAsia"/>
        </w:rPr>
        <w:t xml:space="preserve">  </w:t>
      </w:r>
      <w:r w:rsidR="00F864BF">
        <w:rPr>
          <w:rFonts w:hint="eastAsia"/>
        </w:rPr>
        <w:t xml:space="preserve">적용분야                </w:t>
      </w:r>
      <w:r w:rsidR="00F864BF">
        <w:t xml:space="preserve">High Freq(contact)                            low freq(multi body)                       </w:t>
      </w:r>
    </w:p>
    <w:p w:rsidR="00652DE3" w:rsidRDefault="00F864BF" w:rsidP="00F864BF">
      <w:r>
        <w:rPr>
          <w:rFonts w:hint="eastAsia"/>
        </w:rPr>
        <w:t xml:space="preserve">  </w:t>
      </w:r>
      <w:r w:rsidRPr="00F864BF">
        <w:t xml:space="preserve"> ITERATION</w:t>
      </w:r>
      <w:r>
        <w:t xml:space="preserve">                   </w:t>
      </w:r>
      <w:r>
        <w:rPr>
          <w:rFonts w:hint="eastAsia"/>
        </w:rPr>
        <w:t xml:space="preserve">무 </w:t>
      </w:r>
      <w:r>
        <w:t xml:space="preserve">                                             </w:t>
      </w:r>
      <w:r>
        <w:rPr>
          <w:rFonts w:hint="eastAsia"/>
        </w:rPr>
        <w:t>유</w:t>
      </w:r>
    </w:p>
    <w:p w:rsidR="00F864BF" w:rsidRDefault="00F864BF" w:rsidP="00F864BF">
      <w:r>
        <w:rPr>
          <w:rFonts w:hint="eastAsia"/>
        </w:rPr>
        <w:t xml:space="preserve">비선형성에 대한 수렴성        </w:t>
      </w:r>
      <w:r>
        <w:t xml:space="preserve"> </w:t>
      </w:r>
      <w:r>
        <w:rPr>
          <w:rFonts w:hint="eastAsia"/>
        </w:rPr>
        <w:t xml:space="preserve">높음 </w:t>
      </w:r>
      <w:r>
        <w:t xml:space="preserve">                                           </w:t>
      </w:r>
      <w:r>
        <w:rPr>
          <w:rFonts w:hint="eastAsia"/>
        </w:rPr>
        <w:t>낮음</w:t>
      </w:r>
    </w:p>
    <w:p w:rsidR="00AC5385" w:rsidRDefault="00F864BF">
      <w:pPr>
        <w:rPr>
          <w:ins w:id="285" w:author="신헌섭" w:date="2015-04-07T09:26:00Z"/>
        </w:rPr>
      </w:pPr>
      <w:r>
        <w:rPr>
          <w:rFonts w:hint="eastAsia"/>
        </w:rPr>
        <w:t xml:space="preserve"> </w:t>
      </w:r>
      <w:r>
        <w:t xml:space="preserve">   </w:t>
      </w:r>
      <w:ins w:id="286" w:author="신헌섭" w:date="2015-04-07T09:26:00Z">
        <w:r w:rsidR="00AC5385">
          <w:rPr>
            <w:rFonts w:hint="eastAsia"/>
          </w:rPr>
          <w:t xml:space="preserve">Amplitude 와 </w:t>
        </w:r>
        <w:r w:rsidR="00AC5385">
          <w:t xml:space="preserve">Period error </w:t>
        </w:r>
      </w:ins>
    </w:p>
    <w:p w:rsidR="00841B0F" w:rsidDel="00871D76" w:rsidRDefault="00AC5385">
      <w:pPr>
        <w:widowControl/>
        <w:wordWrap/>
        <w:autoSpaceDE/>
        <w:autoSpaceDN/>
        <w:rPr>
          <w:del w:id="287" w:author="신헌섭" w:date="2015-04-07T08:56:00Z"/>
        </w:rPr>
        <w:pPrChange w:id="288" w:author="신헌섭" w:date="2015-04-07T09:26:00Z">
          <w:pPr/>
        </w:pPrChange>
      </w:pPr>
      <w:ins w:id="289" w:author="신헌섭" w:date="2015-04-07T09:26:00Z">
        <w:r>
          <w:rPr>
            <w:rFonts w:hint="eastAsia"/>
          </w:rPr>
          <w:t>Direct integration으로 구한 Approximate</w:t>
        </w:r>
        <w:r>
          <w:t xml:space="preserve"> </w:t>
        </w:r>
        <w:r>
          <w:rPr>
            <w:rFonts w:hint="eastAsia"/>
          </w:rPr>
          <w:t>solutio</w:t>
        </w:r>
        <w:r>
          <w:t>n</w:t>
        </w:r>
      </w:ins>
      <w:del w:id="290" w:author="신헌섭" w:date="2015-04-07T08:56:00Z">
        <w:r w:rsidR="00F864BF" w:rsidDel="00871D76">
          <w:delText xml:space="preserve"> </w:delText>
        </w:r>
      </w:del>
    </w:p>
    <w:p w:rsidR="00841B0F" w:rsidDel="00871D76" w:rsidRDefault="00841B0F">
      <w:pPr>
        <w:widowControl/>
        <w:wordWrap/>
        <w:autoSpaceDE/>
        <w:autoSpaceDN/>
        <w:rPr>
          <w:del w:id="291" w:author="신헌섭" w:date="2015-04-07T08:55:00Z"/>
        </w:rPr>
      </w:pPr>
      <w:del w:id="292" w:author="신헌섭" w:date="2015-04-07T08:55:00Z">
        <w:r w:rsidDel="00871D76">
          <w:br w:type="page"/>
        </w:r>
      </w:del>
    </w:p>
    <w:p w:rsidR="00F864BF" w:rsidRPr="00F864BF" w:rsidDel="00871D76" w:rsidRDefault="00841B0F">
      <w:pPr>
        <w:widowControl/>
        <w:wordWrap/>
        <w:autoSpaceDE/>
        <w:autoSpaceDN/>
        <w:rPr>
          <w:del w:id="293" w:author="신헌섭" w:date="2015-04-07T08:55:00Z"/>
        </w:rPr>
        <w:pPrChange w:id="294" w:author="신헌섭" w:date="2015-04-07T08:55:00Z">
          <w:pPr/>
        </w:pPrChange>
      </w:pPr>
      <w:del w:id="295" w:author="신헌섭" w:date="2015-04-07T08:55:00Z">
        <w:r w:rsidDel="00871D76">
          <w:rPr>
            <w:noProof/>
          </w:rPr>
          <w:lastRenderedPageBreak/>
          <w:drawing>
            <wp:inline distT="0" distB="0" distL="0" distR="0" wp14:anchorId="7D1D4B7D" wp14:editId="67E6051A">
              <wp:extent cx="5731510" cy="5450840"/>
              <wp:effectExtent l="0" t="0" r="2540" b="0"/>
              <wp:docPr id="21" name="그림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54508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F864BF" w:rsidDel="00871D76">
          <w:delText xml:space="preserve">                      </w:delText>
        </w:r>
      </w:del>
    </w:p>
    <w:p w:rsidR="00F864BF" w:rsidDel="00871D76" w:rsidRDefault="00F864BF">
      <w:pPr>
        <w:widowControl/>
        <w:wordWrap/>
        <w:autoSpaceDE/>
        <w:autoSpaceDN/>
        <w:rPr>
          <w:del w:id="296" w:author="신헌섭" w:date="2015-04-07T08:55:00Z"/>
        </w:rPr>
        <w:pPrChange w:id="297" w:author="신헌섭" w:date="2015-04-07T08:55:00Z">
          <w:pPr/>
        </w:pPrChange>
      </w:pPr>
    </w:p>
    <w:p w:rsidR="00F864BF" w:rsidDel="00871D76" w:rsidRDefault="00F864BF" w:rsidP="00F864BF">
      <w:pPr>
        <w:rPr>
          <w:del w:id="298" w:author="신헌섭" w:date="2015-04-07T08:55:00Z"/>
        </w:rPr>
      </w:pPr>
    </w:p>
    <w:p w:rsidR="00F864BF" w:rsidRDefault="00AC5385">
      <w:pPr>
        <w:rPr>
          <w:ins w:id="299" w:author="신헌섭" w:date="2015-04-07T09:27:00Z"/>
        </w:rPr>
      </w:pPr>
      <w:ins w:id="300" w:author="신헌섭" w:date="2015-04-07T09:27:00Z">
        <w:r>
          <w:rPr>
            <w:rFonts w:hint="eastAsia"/>
          </w:rPr>
          <w:t xml:space="preserve">은 Amplitude 와 </w:t>
        </w:r>
        <w:r>
          <w:t xml:space="preserve">Period error </w:t>
        </w:r>
        <w:r>
          <w:rPr>
            <w:rFonts w:hint="eastAsia"/>
          </w:rPr>
          <w:t>를 가질 수 있다.</w:t>
        </w:r>
        <w:r>
          <w:t xml:space="preserve"> </w:t>
        </w:r>
      </w:ins>
    </w:p>
    <w:p w:rsidR="00AC5385" w:rsidRDefault="00AC5385">
      <w:pPr>
        <w:jc w:val="center"/>
        <w:rPr>
          <w:ins w:id="301" w:author="신헌섭" w:date="2015-04-07T09:28:00Z"/>
        </w:rPr>
        <w:pPrChange w:id="302" w:author="신헌섭" w:date="2015-04-07T09:28:00Z">
          <w:pPr/>
        </w:pPrChange>
      </w:pPr>
      <w:ins w:id="303" w:author="신헌섭" w:date="2015-04-07T09:28:00Z">
        <w:r>
          <w:rPr>
            <w:noProof/>
          </w:rPr>
          <w:drawing>
            <wp:inline distT="0" distB="0" distL="0" distR="0" wp14:anchorId="4B5AB528" wp14:editId="5C33CB3E">
              <wp:extent cx="2838450" cy="1362075"/>
              <wp:effectExtent l="0" t="0" r="0" b="9525"/>
              <wp:docPr id="48" name="그림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38450" cy="1362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AC5385" w:rsidRDefault="00AC5385">
      <w:pPr>
        <w:jc w:val="left"/>
        <w:rPr>
          <w:ins w:id="304" w:author="신헌섭" w:date="2015-04-07T09:28:00Z"/>
        </w:rPr>
        <w:pPrChange w:id="305" w:author="신헌섭" w:date="2015-04-07T09:28:00Z">
          <w:pPr/>
        </w:pPrChange>
      </w:pPr>
      <w:ins w:id="306" w:author="신헌섭" w:date="2015-04-07T09:28:00Z">
        <w:r>
          <w:rPr>
            <w:rFonts w:hint="eastAsia"/>
          </w:rPr>
          <w:t>Period error</w:t>
        </w:r>
      </w:ins>
    </w:p>
    <w:p w:rsidR="00AC5385" w:rsidRDefault="00AC5385">
      <w:pPr>
        <w:rPr>
          <w:ins w:id="307" w:author="신헌섭" w:date="2015-04-07T09:29:00Z"/>
        </w:rPr>
      </w:pPr>
      <w:ins w:id="308" w:author="신헌섭" w:date="2015-04-07T09:28:00Z">
        <w:r>
          <w:rPr>
            <w:noProof/>
          </w:rPr>
          <w:lastRenderedPageBreak/>
          <w:drawing>
            <wp:inline distT="0" distB="0" distL="0" distR="0" wp14:anchorId="0972CD24" wp14:editId="75807CDB">
              <wp:extent cx="5286375" cy="2676525"/>
              <wp:effectExtent l="0" t="0" r="9525" b="9525"/>
              <wp:docPr id="65" name="그림 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86375" cy="26765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5385" w:rsidTr="00AC5385">
        <w:trPr>
          <w:ins w:id="309" w:author="신헌섭" w:date="2015-04-07T09:30:00Z"/>
        </w:trPr>
        <w:tc>
          <w:tcPr>
            <w:tcW w:w="4508" w:type="dxa"/>
          </w:tcPr>
          <w:p w:rsidR="00AC5385" w:rsidRDefault="00AC5385">
            <w:pPr>
              <w:rPr>
                <w:ins w:id="310" w:author="신헌섭" w:date="2015-04-07T09:30:00Z"/>
              </w:rPr>
            </w:pPr>
            <w:ins w:id="311" w:author="신헌섭" w:date="2015-04-07T09:30:00Z">
              <w:r>
                <w:t>E</w:t>
              </w:r>
              <w:r>
                <w:rPr>
                  <w:rFonts w:hint="eastAsia"/>
                </w:rPr>
                <w:t xml:space="preserve">xplicit </w:t>
              </w:r>
              <w:r>
                <w:t xml:space="preserve">= </w:t>
              </w:r>
            </w:ins>
            <w:ins w:id="312" w:author="신헌섭" w:date="2015-04-07T09:32:00Z">
              <w:r>
                <w:t>over</w:t>
              </w:r>
            </w:ins>
            <w:ins w:id="313" w:author="신헌섭" w:date="2015-04-07T09:30:00Z">
              <w:r>
                <w:t xml:space="preserve">estimate </w:t>
              </w:r>
              <w:r>
                <w:rPr>
                  <w:rFonts w:hint="eastAsia"/>
                </w:rPr>
                <w:t>of Freq</w:t>
              </w:r>
            </w:ins>
          </w:p>
        </w:tc>
        <w:tc>
          <w:tcPr>
            <w:tcW w:w="4508" w:type="dxa"/>
          </w:tcPr>
          <w:p w:rsidR="00AC5385" w:rsidRDefault="00AC5385" w:rsidP="00AC5385">
            <w:pPr>
              <w:rPr>
                <w:ins w:id="314" w:author="신헌섭" w:date="2015-04-07T09:30:00Z"/>
              </w:rPr>
            </w:pPr>
            <w:ins w:id="315" w:author="신헌섭" w:date="2015-04-07T09:30:00Z">
              <w:r>
                <w:rPr>
                  <w:rFonts w:hint="eastAsia"/>
                </w:rPr>
                <w:t>Lumped mass = underestimate of Freq</w:t>
              </w:r>
            </w:ins>
          </w:p>
        </w:tc>
      </w:tr>
      <w:tr w:rsidR="00AC5385" w:rsidTr="00AC5385">
        <w:trPr>
          <w:ins w:id="316" w:author="신헌섭" w:date="2015-04-07T09:30:00Z"/>
        </w:trPr>
        <w:tc>
          <w:tcPr>
            <w:tcW w:w="4508" w:type="dxa"/>
          </w:tcPr>
          <w:p w:rsidR="00AC5385" w:rsidRDefault="00AC5385">
            <w:pPr>
              <w:rPr>
                <w:ins w:id="317" w:author="신헌섭" w:date="2015-04-07T09:30:00Z"/>
              </w:rPr>
            </w:pPr>
            <w:ins w:id="318" w:author="신헌섭" w:date="2015-04-07T09:30:00Z">
              <w:r>
                <w:t xml:space="preserve">Implicit = </w:t>
              </w:r>
            </w:ins>
            <w:ins w:id="319" w:author="신헌섭" w:date="2015-04-07T09:32:00Z">
              <w:r>
                <w:t>under</w:t>
              </w:r>
            </w:ins>
            <w:ins w:id="320" w:author="신헌섭" w:date="2015-04-07T09:30:00Z">
              <w:r>
                <w:t xml:space="preserve">estimate </w:t>
              </w:r>
              <w:r>
                <w:rPr>
                  <w:rFonts w:hint="eastAsia"/>
                </w:rPr>
                <w:t>of Freq</w:t>
              </w:r>
            </w:ins>
          </w:p>
        </w:tc>
        <w:tc>
          <w:tcPr>
            <w:tcW w:w="4508" w:type="dxa"/>
          </w:tcPr>
          <w:p w:rsidR="00AC5385" w:rsidRDefault="00AC5385">
            <w:pPr>
              <w:rPr>
                <w:ins w:id="321" w:author="신헌섭" w:date="2015-04-07T09:30:00Z"/>
              </w:rPr>
            </w:pPr>
            <w:ins w:id="322" w:author="신헌섭" w:date="2015-04-07T09:30:00Z">
              <w:r>
                <w:t xml:space="preserve">Consistent </w:t>
              </w:r>
              <w:r>
                <w:rPr>
                  <w:rFonts w:hint="eastAsia"/>
                </w:rPr>
                <w:t xml:space="preserve">mass = </w:t>
              </w:r>
              <w:r>
                <w:t>over</w:t>
              </w:r>
              <w:r>
                <w:rPr>
                  <w:rFonts w:hint="eastAsia"/>
                </w:rPr>
                <w:t>estimate of Freq</w:t>
              </w:r>
            </w:ins>
          </w:p>
        </w:tc>
      </w:tr>
    </w:tbl>
    <w:p w:rsidR="00AC5385" w:rsidRDefault="00AC5385">
      <w:pPr>
        <w:rPr>
          <w:ins w:id="323" w:author="신헌섭" w:date="2015-04-07T09:30:00Z"/>
        </w:rPr>
      </w:pPr>
    </w:p>
    <w:p w:rsidR="00AC5385" w:rsidRDefault="00AC5385">
      <w:pPr>
        <w:rPr>
          <w:ins w:id="324" w:author="신헌섭" w:date="2015-04-07T09:28:00Z"/>
        </w:rPr>
      </w:pPr>
      <w:ins w:id="325" w:author="신헌섭" w:date="2015-04-07T09:32:00Z">
        <w:r>
          <w:t>im</w:t>
        </w:r>
      </w:ins>
      <w:ins w:id="326" w:author="신헌섭" w:date="2015-04-07T09:30:00Z">
        <w:r>
          <w:rPr>
            <w:rFonts w:hint="eastAsia"/>
          </w:rPr>
          <w:t xml:space="preserve">plicit </w:t>
        </w:r>
        <w:r>
          <w:t>+ lumped mass , explicit + consistent mass =&gt; poor choices!</w:t>
        </w:r>
      </w:ins>
    </w:p>
    <w:p w:rsidR="00AC5385" w:rsidRPr="00652DE3" w:rsidRDefault="00AC5385"/>
    <w:sectPr w:rsidR="00AC5385" w:rsidRPr="00652DE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5C54" w:rsidRDefault="00F85C54" w:rsidP="00181CFA">
      <w:pPr>
        <w:spacing w:after="0" w:line="240" w:lineRule="auto"/>
      </w:pPr>
      <w:r>
        <w:separator/>
      </w:r>
    </w:p>
  </w:endnote>
  <w:endnote w:type="continuationSeparator" w:id="0">
    <w:p w:rsidR="00F85C54" w:rsidRDefault="00F85C54" w:rsidP="0018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5C54" w:rsidRDefault="00F85C54" w:rsidP="00181CFA">
      <w:pPr>
        <w:spacing w:after="0" w:line="240" w:lineRule="auto"/>
      </w:pPr>
      <w:r>
        <w:separator/>
      </w:r>
    </w:p>
  </w:footnote>
  <w:footnote w:type="continuationSeparator" w:id="0">
    <w:p w:rsidR="00F85C54" w:rsidRDefault="00F85C54" w:rsidP="00181C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B6084"/>
    <w:multiLevelType w:val="hybridMultilevel"/>
    <w:tmpl w:val="9AAE95F6"/>
    <w:lvl w:ilvl="0" w:tplc="64629B70">
      <w:start w:val="1"/>
      <w:numFmt w:val="decimal"/>
      <w:lvlText w:val="%1."/>
      <w:lvlJc w:val="left"/>
      <w:pPr>
        <w:ind w:left="460" w:hanging="360"/>
      </w:pPr>
      <w:rPr>
        <w:rFonts w:eastAsia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">
    <w:nsid w:val="03410614"/>
    <w:multiLevelType w:val="hybridMultilevel"/>
    <w:tmpl w:val="D54A38A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BBB43CF"/>
    <w:multiLevelType w:val="hybridMultilevel"/>
    <w:tmpl w:val="5FF80646"/>
    <w:lvl w:ilvl="0" w:tplc="0F02FF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D2860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C0030C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8702B972">
      <w:start w:val="80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2B2AC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7F742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D881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082E3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37923E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>
    <w:nsid w:val="119F30D0"/>
    <w:multiLevelType w:val="hybridMultilevel"/>
    <w:tmpl w:val="C8B0A5F2"/>
    <w:lvl w:ilvl="0" w:tplc="D83272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32D25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02FE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FAC6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A6FC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6691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54C7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CA447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96D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41B14F9"/>
    <w:multiLevelType w:val="hybridMultilevel"/>
    <w:tmpl w:val="397240D4"/>
    <w:lvl w:ilvl="0" w:tplc="FAE85F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60D172E"/>
    <w:multiLevelType w:val="hybridMultilevel"/>
    <w:tmpl w:val="CF6618E6"/>
    <w:lvl w:ilvl="0" w:tplc="99D4D33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F0A33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2CC8B8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C6DF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72295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12F5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93EF29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52488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C044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6490418"/>
    <w:multiLevelType w:val="hybridMultilevel"/>
    <w:tmpl w:val="78024C1C"/>
    <w:lvl w:ilvl="0" w:tplc="588A2A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DA22F1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F5A6FB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556F1D0">
      <w:start w:val="80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60627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F92244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D646E2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9AEC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262E4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>
    <w:nsid w:val="271E6FD8"/>
    <w:multiLevelType w:val="hybridMultilevel"/>
    <w:tmpl w:val="EAC6737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A2B5F5B"/>
    <w:multiLevelType w:val="hybridMultilevel"/>
    <w:tmpl w:val="C27E006A"/>
    <w:lvl w:ilvl="0" w:tplc="646263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0660F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A4B0A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E8811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AA8DC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7A404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FA849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08E02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58BAA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B353BCC"/>
    <w:multiLevelType w:val="hybridMultilevel"/>
    <w:tmpl w:val="A3C43920"/>
    <w:lvl w:ilvl="0" w:tplc="07604D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6E65E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1CAE6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6A13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ECD8F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B8C1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5A5E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F47F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9A8C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1E0FE3"/>
    <w:multiLevelType w:val="hybridMultilevel"/>
    <w:tmpl w:val="D80023D0"/>
    <w:lvl w:ilvl="0" w:tplc="CE622F02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1">
    <w:nsid w:val="491A34F0"/>
    <w:multiLevelType w:val="hybridMultilevel"/>
    <w:tmpl w:val="1B4806A2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>
    <w:nsid w:val="4DF62B70"/>
    <w:multiLevelType w:val="hybridMultilevel"/>
    <w:tmpl w:val="2C46C522"/>
    <w:lvl w:ilvl="0" w:tplc="FA02B074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4E752A35"/>
    <w:multiLevelType w:val="hybridMultilevel"/>
    <w:tmpl w:val="D97647AE"/>
    <w:lvl w:ilvl="0" w:tplc="45FC21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84497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4A7D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20F9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BEC67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1AEB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FC92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48E7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A836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89D4D99"/>
    <w:multiLevelType w:val="hybridMultilevel"/>
    <w:tmpl w:val="FFF8702C"/>
    <w:lvl w:ilvl="0" w:tplc="0C2AF532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8C07485"/>
    <w:multiLevelType w:val="hybridMultilevel"/>
    <w:tmpl w:val="E5BC1C7A"/>
    <w:lvl w:ilvl="0" w:tplc="FA02B07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6">
    <w:nsid w:val="5E4F4075"/>
    <w:multiLevelType w:val="hybridMultilevel"/>
    <w:tmpl w:val="2730AD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B972681"/>
    <w:multiLevelType w:val="hybridMultilevel"/>
    <w:tmpl w:val="C46E227A"/>
    <w:lvl w:ilvl="0" w:tplc="F7C6310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>
    <w:nsid w:val="7C731013"/>
    <w:multiLevelType w:val="hybridMultilevel"/>
    <w:tmpl w:val="CC240D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7DCB2EB1"/>
    <w:multiLevelType w:val="multilevel"/>
    <w:tmpl w:val="EB78169A"/>
    <w:lvl w:ilvl="0">
      <w:start w:val="1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4"/>
  </w:num>
  <w:num w:numId="2">
    <w:abstractNumId w:val="10"/>
  </w:num>
  <w:num w:numId="3">
    <w:abstractNumId w:val="15"/>
  </w:num>
  <w:num w:numId="4">
    <w:abstractNumId w:val="0"/>
  </w:num>
  <w:num w:numId="5">
    <w:abstractNumId w:val="12"/>
  </w:num>
  <w:num w:numId="6">
    <w:abstractNumId w:val="7"/>
  </w:num>
  <w:num w:numId="7">
    <w:abstractNumId w:val="18"/>
  </w:num>
  <w:num w:numId="8">
    <w:abstractNumId w:val="16"/>
  </w:num>
  <w:num w:numId="9">
    <w:abstractNumId w:val="11"/>
  </w:num>
  <w:num w:numId="10">
    <w:abstractNumId w:val="19"/>
  </w:num>
  <w:num w:numId="11">
    <w:abstractNumId w:val="1"/>
  </w:num>
  <w:num w:numId="12">
    <w:abstractNumId w:val="4"/>
  </w:num>
  <w:num w:numId="13">
    <w:abstractNumId w:val="2"/>
  </w:num>
  <w:num w:numId="14">
    <w:abstractNumId w:val="6"/>
  </w:num>
  <w:num w:numId="15">
    <w:abstractNumId w:val="17"/>
  </w:num>
  <w:num w:numId="16">
    <w:abstractNumId w:val="3"/>
  </w:num>
  <w:num w:numId="17">
    <w:abstractNumId w:val="5"/>
  </w:num>
  <w:num w:numId="18">
    <w:abstractNumId w:val="13"/>
  </w:num>
  <w:num w:numId="19">
    <w:abstractNumId w:val="9"/>
  </w:num>
  <w:num w:numId="20">
    <w:abstractNumId w:val="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신헌섭">
    <w15:presenceInfo w15:providerId="Windows Live" w15:userId="a1fc736aeb335f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bordersDoNotSurroundHeader/>
  <w:bordersDoNotSurroundFooter/>
  <w:revisionView w:markup="0"/>
  <w:trackRevision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B6F"/>
    <w:rsid w:val="00005D29"/>
    <w:rsid w:val="0002127F"/>
    <w:rsid w:val="0006571E"/>
    <w:rsid w:val="000B44F5"/>
    <w:rsid w:val="000B593B"/>
    <w:rsid w:val="000C1E6D"/>
    <w:rsid w:val="000C5C8A"/>
    <w:rsid w:val="000C7A8A"/>
    <w:rsid w:val="000E12A6"/>
    <w:rsid w:val="000F0767"/>
    <w:rsid w:val="000F6914"/>
    <w:rsid w:val="00121996"/>
    <w:rsid w:val="00151261"/>
    <w:rsid w:val="00181CFA"/>
    <w:rsid w:val="001A17D1"/>
    <w:rsid w:val="001A5597"/>
    <w:rsid w:val="001D6998"/>
    <w:rsid w:val="00201644"/>
    <w:rsid w:val="00206DF7"/>
    <w:rsid w:val="00210467"/>
    <w:rsid w:val="002153B2"/>
    <w:rsid w:val="002268A4"/>
    <w:rsid w:val="0024652D"/>
    <w:rsid w:val="002E471A"/>
    <w:rsid w:val="00316D50"/>
    <w:rsid w:val="0033377F"/>
    <w:rsid w:val="003401B2"/>
    <w:rsid w:val="00351F3B"/>
    <w:rsid w:val="00356614"/>
    <w:rsid w:val="00372CCA"/>
    <w:rsid w:val="00382B23"/>
    <w:rsid w:val="003913D0"/>
    <w:rsid w:val="00395672"/>
    <w:rsid w:val="00396E5C"/>
    <w:rsid w:val="003E7014"/>
    <w:rsid w:val="00407543"/>
    <w:rsid w:val="004129FF"/>
    <w:rsid w:val="004364A9"/>
    <w:rsid w:val="00445484"/>
    <w:rsid w:val="00457658"/>
    <w:rsid w:val="00474E32"/>
    <w:rsid w:val="00480135"/>
    <w:rsid w:val="0048307C"/>
    <w:rsid w:val="00486600"/>
    <w:rsid w:val="00493E36"/>
    <w:rsid w:val="004A5966"/>
    <w:rsid w:val="004D6B6F"/>
    <w:rsid w:val="00512A1E"/>
    <w:rsid w:val="00531427"/>
    <w:rsid w:val="0055681B"/>
    <w:rsid w:val="005658B5"/>
    <w:rsid w:val="00582CAC"/>
    <w:rsid w:val="005872C8"/>
    <w:rsid w:val="00593243"/>
    <w:rsid w:val="00601ED7"/>
    <w:rsid w:val="00603A21"/>
    <w:rsid w:val="00632C52"/>
    <w:rsid w:val="00644036"/>
    <w:rsid w:val="00652DE3"/>
    <w:rsid w:val="006763DE"/>
    <w:rsid w:val="006C2DD7"/>
    <w:rsid w:val="006D3D45"/>
    <w:rsid w:val="006D5AFF"/>
    <w:rsid w:val="006F4BA6"/>
    <w:rsid w:val="007073DA"/>
    <w:rsid w:val="0073471C"/>
    <w:rsid w:val="0076687F"/>
    <w:rsid w:val="00773A88"/>
    <w:rsid w:val="00780030"/>
    <w:rsid w:val="00782933"/>
    <w:rsid w:val="00786272"/>
    <w:rsid w:val="00792304"/>
    <w:rsid w:val="007A03C8"/>
    <w:rsid w:val="007A4E8C"/>
    <w:rsid w:val="007B4DFF"/>
    <w:rsid w:val="00815A6D"/>
    <w:rsid w:val="0083705B"/>
    <w:rsid w:val="00841B0F"/>
    <w:rsid w:val="00845F59"/>
    <w:rsid w:val="00871D76"/>
    <w:rsid w:val="00873258"/>
    <w:rsid w:val="008808E8"/>
    <w:rsid w:val="008B4794"/>
    <w:rsid w:val="008D1386"/>
    <w:rsid w:val="008E128F"/>
    <w:rsid w:val="009006A3"/>
    <w:rsid w:val="00911250"/>
    <w:rsid w:val="00912C23"/>
    <w:rsid w:val="00976C96"/>
    <w:rsid w:val="00987DA2"/>
    <w:rsid w:val="009A0D13"/>
    <w:rsid w:val="00A0262C"/>
    <w:rsid w:val="00A039CC"/>
    <w:rsid w:val="00A5155F"/>
    <w:rsid w:val="00A72AA9"/>
    <w:rsid w:val="00AA7C56"/>
    <w:rsid w:val="00AC02A2"/>
    <w:rsid w:val="00AC5385"/>
    <w:rsid w:val="00AD4B6E"/>
    <w:rsid w:val="00AD5775"/>
    <w:rsid w:val="00AE0326"/>
    <w:rsid w:val="00B0554F"/>
    <w:rsid w:val="00B92276"/>
    <w:rsid w:val="00BD5353"/>
    <w:rsid w:val="00BE5FA9"/>
    <w:rsid w:val="00BF6255"/>
    <w:rsid w:val="00C06B54"/>
    <w:rsid w:val="00C24AD8"/>
    <w:rsid w:val="00C45D80"/>
    <w:rsid w:val="00C65719"/>
    <w:rsid w:val="00CA1907"/>
    <w:rsid w:val="00CA7E72"/>
    <w:rsid w:val="00CB74DF"/>
    <w:rsid w:val="00CC1098"/>
    <w:rsid w:val="00D06832"/>
    <w:rsid w:val="00D1730B"/>
    <w:rsid w:val="00D23D85"/>
    <w:rsid w:val="00D24E27"/>
    <w:rsid w:val="00D26005"/>
    <w:rsid w:val="00D349E0"/>
    <w:rsid w:val="00D51C7B"/>
    <w:rsid w:val="00DA259F"/>
    <w:rsid w:val="00DE7317"/>
    <w:rsid w:val="00E14881"/>
    <w:rsid w:val="00E633A8"/>
    <w:rsid w:val="00E728DE"/>
    <w:rsid w:val="00E77A22"/>
    <w:rsid w:val="00E80302"/>
    <w:rsid w:val="00E96A99"/>
    <w:rsid w:val="00ED737F"/>
    <w:rsid w:val="00EE1A36"/>
    <w:rsid w:val="00EF2F9E"/>
    <w:rsid w:val="00F006BF"/>
    <w:rsid w:val="00F05F98"/>
    <w:rsid w:val="00F408A4"/>
    <w:rsid w:val="00F85C54"/>
    <w:rsid w:val="00F864BF"/>
    <w:rsid w:val="00F90C6C"/>
    <w:rsid w:val="00F912BF"/>
    <w:rsid w:val="00FA4A07"/>
    <w:rsid w:val="00FC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docId w15:val="{4D3C5252-ED48-48CC-80D4-69B9734DE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268A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2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72CCA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87DA2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181C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81CFA"/>
  </w:style>
  <w:style w:type="paragraph" w:styleId="a6">
    <w:name w:val="footer"/>
    <w:basedOn w:val="a"/>
    <w:link w:val="Char1"/>
    <w:uiPriority w:val="99"/>
    <w:unhideWhenUsed/>
    <w:rsid w:val="00181C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81CFA"/>
  </w:style>
  <w:style w:type="character" w:styleId="a7">
    <w:name w:val="Placeholder Text"/>
    <w:basedOn w:val="a0"/>
    <w:uiPriority w:val="99"/>
    <w:semiHidden/>
    <w:rsid w:val="00DA259F"/>
    <w:rPr>
      <w:color w:val="808080"/>
    </w:rPr>
  </w:style>
  <w:style w:type="character" w:customStyle="1" w:styleId="1Char">
    <w:name w:val="제목 1 Char"/>
    <w:basedOn w:val="a0"/>
    <w:link w:val="1"/>
    <w:uiPriority w:val="9"/>
    <w:rsid w:val="002268A4"/>
    <w:rPr>
      <w:rFonts w:asciiTheme="majorHAnsi" w:eastAsiaTheme="majorEastAsia" w:hAnsiTheme="majorHAnsi" w:cstheme="majorBidi"/>
      <w:sz w:val="28"/>
      <w:szCs w:val="28"/>
    </w:rPr>
  </w:style>
  <w:style w:type="character" w:customStyle="1" w:styleId="apple-converted-space">
    <w:name w:val="apple-converted-space"/>
    <w:basedOn w:val="a0"/>
    <w:rsid w:val="00873258"/>
  </w:style>
  <w:style w:type="character" w:styleId="a8">
    <w:name w:val="Hyperlink"/>
    <w:basedOn w:val="a0"/>
    <w:uiPriority w:val="99"/>
    <w:semiHidden/>
    <w:unhideWhenUsed/>
    <w:rsid w:val="00873258"/>
    <w:rPr>
      <w:color w:val="0000FF"/>
      <w:u w:val="single"/>
    </w:rPr>
  </w:style>
  <w:style w:type="table" w:styleId="a9">
    <w:name w:val="Table Grid"/>
    <w:basedOn w:val="a1"/>
    <w:uiPriority w:val="59"/>
    <w:rsid w:val="007B4D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3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03229">
          <w:marLeft w:val="1166"/>
          <w:marRight w:val="0"/>
          <w:marTop w:val="77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9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36647">
          <w:marLeft w:val="1800"/>
          <w:marRight w:val="0"/>
          <w:marTop w:val="67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2010">
          <w:marLeft w:val="2520"/>
          <w:marRight w:val="0"/>
          <w:marTop w:val="58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1989">
          <w:marLeft w:val="2520"/>
          <w:marRight w:val="0"/>
          <w:marTop w:val="58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5448">
          <w:marLeft w:val="1800"/>
          <w:marRight w:val="0"/>
          <w:marTop w:val="67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6975">
          <w:marLeft w:val="2520"/>
          <w:marRight w:val="0"/>
          <w:marTop w:val="58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4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98381">
          <w:marLeft w:val="1166"/>
          <w:marRight w:val="0"/>
          <w:marTop w:val="77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91761">
          <w:marLeft w:val="1166"/>
          <w:marRight w:val="0"/>
          <w:marTop w:val="77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9770">
          <w:marLeft w:val="1166"/>
          <w:marRight w:val="0"/>
          <w:marTop w:val="77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2338">
          <w:marLeft w:val="1166"/>
          <w:marRight w:val="0"/>
          <w:marTop w:val="77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7278">
          <w:marLeft w:val="1166"/>
          <w:marRight w:val="0"/>
          <w:marTop w:val="77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38600">
          <w:marLeft w:val="547"/>
          <w:marRight w:val="0"/>
          <w:marTop w:val="86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117" Type="http://schemas.openxmlformats.org/officeDocument/2006/relationships/oleObject" Target="embeddings/oleObject14.bin"/><Relationship Id="rId21" Type="http://schemas.openxmlformats.org/officeDocument/2006/relationships/image" Target="media/image14.emf"/><Relationship Id="rId42" Type="http://schemas.openxmlformats.org/officeDocument/2006/relationships/oleObject" Target="embeddings/oleObject4.bin"/><Relationship Id="rId47" Type="http://schemas.openxmlformats.org/officeDocument/2006/relationships/oleObject" Target="embeddings/oleObject5.bin"/><Relationship Id="rId63" Type="http://schemas.openxmlformats.org/officeDocument/2006/relationships/image" Target="media/image51.emf"/><Relationship Id="rId68" Type="http://schemas.openxmlformats.org/officeDocument/2006/relationships/image" Target="media/image56.emf"/><Relationship Id="rId84" Type="http://schemas.openxmlformats.org/officeDocument/2006/relationships/image" Target="media/image70.emf"/><Relationship Id="rId89" Type="http://schemas.openxmlformats.org/officeDocument/2006/relationships/oleObject" Target="embeddings/oleObject9.bin"/><Relationship Id="rId112" Type="http://schemas.openxmlformats.org/officeDocument/2006/relationships/image" Target="media/image94.wmf"/><Relationship Id="rId133" Type="http://schemas.openxmlformats.org/officeDocument/2006/relationships/image" Target="media/image109.png"/><Relationship Id="rId138" Type="http://schemas.openxmlformats.org/officeDocument/2006/relationships/image" Target="media/image114.png"/><Relationship Id="rId154" Type="http://schemas.openxmlformats.org/officeDocument/2006/relationships/image" Target="media/image127.wmf"/><Relationship Id="rId159" Type="http://schemas.openxmlformats.org/officeDocument/2006/relationships/image" Target="media/image131.wmf"/><Relationship Id="rId175" Type="http://schemas.openxmlformats.org/officeDocument/2006/relationships/image" Target="media/image142.png"/><Relationship Id="rId170" Type="http://schemas.openxmlformats.org/officeDocument/2006/relationships/oleObject" Target="embeddings/oleObject25.bin"/><Relationship Id="rId16" Type="http://schemas.openxmlformats.org/officeDocument/2006/relationships/image" Target="media/image9.emf"/><Relationship Id="rId107" Type="http://schemas.openxmlformats.org/officeDocument/2006/relationships/image" Target="media/image89.png"/><Relationship Id="rId11" Type="http://schemas.openxmlformats.org/officeDocument/2006/relationships/image" Target="media/image4.png"/><Relationship Id="rId32" Type="http://schemas.openxmlformats.org/officeDocument/2006/relationships/image" Target="media/image25.wmf"/><Relationship Id="rId37" Type="http://schemas.openxmlformats.org/officeDocument/2006/relationships/image" Target="media/image28.wmf"/><Relationship Id="rId53" Type="http://schemas.openxmlformats.org/officeDocument/2006/relationships/image" Target="media/image41.png"/><Relationship Id="rId58" Type="http://schemas.openxmlformats.org/officeDocument/2006/relationships/image" Target="media/image46.emf"/><Relationship Id="rId74" Type="http://schemas.openxmlformats.org/officeDocument/2006/relationships/image" Target="media/image61.png"/><Relationship Id="rId79" Type="http://schemas.openxmlformats.org/officeDocument/2006/relationships/oleObject" Target="embeddings/oleObject7.bin"/><Relationship Id="rId102" Type="http://schemas.openxmlformats.org/officeDocument/2006/relationships/image" Target="media/image84.emf"/><Relationship Id="rId123" Type="http://schemas.openxmlformats.org/officeDocument/2006/relationships/image" Target="media/image102.png"/><Relationship Id="rId128" Type="http://schemas.openxmlformats.org/officeDocument/2006/relationships/oleObject" Target="embeddings/oleObject15.bin"/><Relationship Id="rId144" Type="http://schemas.openxmlformats.org/officeDocument/2006/relationships/image" Target="media/image120.png"/><Relationship Id="rId149" Type="http://schemas.openxmlformats.org/officeDocument/2006/relationships/image" Target="media/image124.wmf"/><Relationship Id="rId5" Type="http://schemas.openxmlformats.org/officeDocument/2006/relationships/webSettings" Target="webSettings.xml"/><Relationship Id="rId90" Type="http://schemas.openxmlformats.org/officeDocument/2006/relationships/image" Target="media/image74.wmf"/><Relationship Id="rId95" Type="http://schemas.openxmlformats.org/officeDocument/2006/relationships/image" Target="media/image77.emf"/><Relationship Id="rId160" Type="http://schemas.openxmlformats.org/officeDocument/2006/relationships/oleObject" Target="embeddings/oleObject22.bin"/><Relationship Id="rId165" Type="http://schemas.openxmlformats.org/officeDocument/2006/relationships/image" Target="media/image135.w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43" Type="http://schemas.openxmlformats.org/officeDocument/2006/relationships/image" Target="media/image32.emf"/><Relationship Id="rId48" Type="http://schemas.openxmlformats.org/officeDocument/2006/relationships/image" Target="media/image36.emf"/><Relationship Id="rId64" Type="http://schemas.openxmlformats.org/officeDocument/2006/relationships/image" Target="media/image52.emf"/><Relationship Id="rId69" Type="http://schemas.openxmlformats.org/officeDocument/2006/relationships/image" Target="media/image57.wmf"/><Relationship Id="rId113" Type="http://schemas.openxmlformats.org/officeDocument/2006/relationships/oleObject" Target="embeddings/oleObject12.bin"/><Relationship Id="rId118" Type="http://schemas.openxmlformats.org/officeDocument/2006/relationships/image" Target="media/image97.png"/><Relationship Id="rId134" Type="http://schemas.openxmlformats.org/officeDocument/2006/relationships/image" Target="media/image110.png"/><Relationship Id="rId139" Type="http://schemas.openxmlformats.org/officeDocument/2006/relationships/image" Target="media/image115.png"/><Relationship Id="rId80" Type="http://schemas.openxmlformats.org/officeDocument/2006/relationships/image" Target="media/image66.png"/><Relationship Id="rId85" Type="http://schemas.openxmlformats.org/officeDocument/2006/relationships/image" Target="media/image71.emf"/><Relationship Id="rId150" Type="http://schemas.openxmlformats.org/officeDocument/2006/relationships/oleObject" Target="embeddings/oleObject19.bin"/><Relationship Id="rId155" Type="http://schemas.openxmlformats.org/officeDocument/2006/relationships/oleObject" Target="embeddings/oleObject21.bin"/><Relationship Id="rId171" Type="http://schemas.openxmlformats.org/officeDocument/2006/relationships/image" Target="media/image139.wmf"/><Relationship Id="rId176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33" Type="http://schemas.openxmlformats.org/officeDocument/2006/relationships/oleObject" Target="embeddings/oleObject1.bin"/><Relationship Id="rId38" Type="http://schemas.openxmlformats.org/officeDocument/2006/relationships/oleObject" Target="embeddings/oleObject3.bin"/><Relationship Id="rId59" Type="http://schemas.openxmlformats.org/officeDocument/2006/relationships/image" Target="media/image47.emf"/><Relationship Id="rId103" Type="http://schemas.openxmlformats.org/officeDocument/2006/relationships/image" Target="media/image85.emf"/><Relationship Id="rId108" Type="http://schemas.openxmlformats.org/officeDocument/2006/relationships/image" Target="media/image90.png"/><Relationship Id="rId124" Type="http://schemas.openxmlformats.org/officeDocument/2006/relationships/image" Target="media/image103.png"/><Relationship Id="rId129" Type="http://schemas.openxmlformats.org/officeDocument/2006/relationships/image" Target="media/image107.wmf"/><Relationship Id="rId54" Type="http://schemas.openxmlformats.org/officeDocument/2006/relationships/image" Target="media/image42.emf"/><Relationship Id="rId70" Type="http://schemas.openxmlformats.org/officeDocument/2006/relationships/oleObject" Target="embeddings/oleObject6.bin"/><Relationship Id="rId75" Type="http://schemas.openxmlformats.org/officeDocument/2006/relationships/image" Target="media/image62.png"/><Relationship Id="rId91" Type="http://schemas.openxmlformats.org/officeDocument/2006/relationships/oleObject" Target="embeddings/oleObject10.bin"/><Relationship Id="rId96" Type="http://schemas.openxmlformats.org/officeDocument/2006/relationships/image" Target="media/image78.emf"/><Relationship Id="rId140" Type="http://schemas.openxmlformats.org/officeDocument/2006/relationships/image" Target="media/image116.png"/><Relationship Id="rId145" Type="http://schemas.openxmlformats.org/officeDocument/2006/relationships/image" Target="media/image121.png"/><Relationship Id="rId161" Type="http://schemas.openxmlformats.org/officeDocument/2006/relationships/image" Target="media/image132.png"/><Relationship Id="rId166" Type="http://schemas.openxmlformats.org/officeDocument/2006/relationships/oleObject" Target="embeddings/oleObject2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49" Type="http://schemas.openxmlformats.org/officeDocument/2006/relationships/image" Target="media/image37.emf"/><Relationship Id="rId114" Type="http://schemas.openxmlformats.org/officeDocument/2006/relationships/image" Target="media/image95.wmf"/><Relationship Id="rId119" Type="http://schemas.openxmlformats.org/officeDocument/2006/relationships/image" Target="media/image9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3.emf"/><Relationship Id="rId52" Type="http://schemas.openxmlformats.org/officeDocument/2006/relationships/image" Target="media/image40.emf"/><Relationship Id="rId60" Type="http://schemas.openxmlformats.org/officeDocument/2006/relationships/image" Target="media/image48.emf"/><Relationship Id="rId65" Type="http://schemas.openxmlformats.org/officeDocument/2006/relationships/image" Target="media/image53.emf"/><Relationship Id="rId73" Type="http://schemas.openxmlformats.org/officeDocument/2006/relationships/image" Target="media/image60.png"/><Relationship Id="rId78" Type="http://schemas.openxmlformats.org/officeDocument/2006/relationships/image" Target="media/image65.wmf"/><Relationship Id="rId81" Type="http://schemas.openxmlformats.org/officeDocument/2006/relationships/image" Target="media/image67.png"/><Relationship Id="rId86" Type="http://schemas.openxmlformats.org/officeDocument/2006/relationships/image" Target="media/image72.wmf"/><Relationship Id="rId94" Type="http://schemas.openxmlformats.org/officeDocument/2006/relationships/image" Target="media/image76.emf"/><Relationship Id="rId99" Type="http://schemas.openxmlformats.org/officeDocument/2006/relationships/image" Target="media/image81.emf"/><Relationship Id="rId101" Type="http://schemas.openxmlformats.org/officeDocument/2006/relationships/image" Target="media/image83.emf"/><Relationship Id="rId122" Type="http://schemas.openxmlformats.org/officeDocument/2006/relationships/image" Target="media/image101.png"/><Relationship Id="rId130" Type="http://schemas.openxmlformats.org/officeDocument/2006/relationships/oleObject" Target="embeddings/oleObject16.bin"/><Relationship Id="rId135" Type="http://schemas.openxmlformats.org/officeDocument/2006/relationships/image" Target="media/image111.png"/><Relationship Id="rId143" Type="http://schemas.openxmlformats.org/officeDocument/2006/relationships/image" Target="media/image119.png"/><Relationship Id="rId148" Type="http://schemas.openxmlformats.org/officeDocument/2006/relationships/oleObject" Target="embeddings/oleObject18.bin"/><Relationship Id="rId151" Type="http://schemas.openxmlformats.org/officeDocument/2006/relationships/image" Target="media/image125.png"/><Relationship Id="rId156" Type="http://schemas.openxmlformats.org/officeDocument/2006/relationships/image" Target="media/image128.png"/><Relationship Id="rId164" Type="http://schemas.openxmlformats.org/officeDocument/2006/relationships/oleObject" Target="embeddings/oleObject23.bin"/><Relationship Id="rId169" Type="http://schemas.openxmlformats.org/officeDocument/2006/relationships/image" Target="media/image138.wmf"/><Relationship Id="rId177" Type="http://schemas.openxmlformats.org/officeDocument/2006/relationships/image" Target="media/image1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72" Type="http://schemas.openxmlformats.org/officeDocument/2006/relationships/oleObject" Target="embeddings/oleObject26.bin"/><Relationship Id="rId180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9" Type="http://schemas.openxmlformats.org/officeDocument/2006/relationships/image" Target="media/image29.emf"/><Relationship Id="rId109" Type="http://schemas.openxmlformats.org/officeDocument/2006/relationships/image" Target="media/image91.png"/><Relationship Id="rId34" Type="http://schemas.openxmlformats.org/officeDocument/2006/relationships/image" Target="media/image26.emf"/><Relationship Id="rId50" Type="http://schemas.openxmlformats.org/officeDocument/2006/relationships/image" Target="media/image38.emf"/><Relationship Id="rId55" Type="http://schemas.openxmlformats.org/officeDocument/2006/relationships/image" Target="media/image43.emf"/><Relationship Id="rId76" Type="http://schemas.openxmlformats.org/officeDocument/2006/relationships/image" Target="media/image63.png"/><Relationship Id="rId97" Type="http://schemas.openxmlformats.org/officeDocument/2006/relationships/image" Target="media/image79.emf"/><Relationship Id="rId104" Type="http://schemas.openxmlformats.org/officeDocument/2006/relationships/image" Target="media/image86.emf"/><Relationship Id="rId120" Type="http://schemas.openxmlformats.org/officeDocument/2006/relationships/image" Target="media/image99.png"/><Relationship Id="rId125" Type="http://schemas.openxmlformats.org/officeDocument/2006/relationships/image" Target="media/image104.png"/><Relationship Id="rId141" Type="http://schemas.openxmlformats.org/officeDocument/2006/relationships/image" Target="media/image117.png"/><Relationship Id="rId146" Type="http://schemas.openxmlformats.org/officeDocument/2006/relationships/image" Target="media/image122.png"/><Relationship Id="rId167" Type="http://schemas.openxmlformats.org/officeDocument/2006/relationships/image" Target="media/image136.png"/><Relationship Id="rId7" Type="http://schemas.openxmlformats.org/officeDocument/2006/relationships/endnotes" Target="endnotes.xml"/><Relationship Id="rId71" Type="http://schemas.openxmlformats.org/officeDocument/2006/relationships/image" Target="media/image58.emf"/><Relationship Id="rId92" Type="http://schemas.openxmlformats.org/officeDocument/2006/relationships/image" Target="media/image75.wmf"/><Relationship Id="rId162" Type="http://schemas.openxmlformats.org/officeDocument/2006/relationships/image" Target="media/image133.png"/><Relationship Id="rId2" Type="http://schemas.openxmlformats.org/officeDocument/2006/relationships/numbering" Target="numbering.xml"/><Relationship Id="rId29" Type="http://schemas.openxmlformats.org/officeDocument/2006/relationships/image" Target="media/image22.emf"/><Relationship Id="rId24" Type="http://schemas.openxmlformats.org/officeDocument/2006/relationships/image" Target="media/image17.emf"/><Relationship Id="rId40" Type="http://schemas.openxmlformats.org/officeDocument/2006/relationships/image" Target="media/image30.emf"/><Relationship Id="rId45" Type="http://schemas.openxmlformats.org/officeDocument/2006/relationships/image" Target="media/image34.emf"/><Relationship Id="rId66" Type="http://schemas.openxmlformats.org/officeDocument/2006/relationships/image" Target="media/image54.emf"/><Relationship Id="rId87" Type="http://schemas.openxmlformats.org/officeDocument/2006/relationships/oleObject" Target="embeddings/oleObject8.bin"/><Relationship Id="rId110" Type="http://schemas.openxmlformats.org/officeDocument/2006/relationships/image" Target="media/image92.png"/><Relationship Id="rId115" Type="http://schemas.openxmlformats.org/officeDocument/2006/relationships/oleObject" Target="embeddings/oleObject13.bin"/><Relationship Id="rId131" Type="http://schemas.openxmlformats.org/officeDocument/2006/relationships/image" Target="media/image108.wmf"/><Relationship Id="rId136" Type="http://schemas.openxmlformats.org/officeDocument/2006/relationships/image" Target="media/image112.png"/><Relationship Id="rId157" Type="http://schemas.openxmlformats.org/officeDocument/2006/relationships/image" Target="media/image129.png"/><Relationship Id="rId178" Type="http://schemas.openxmlformats.org/officeDocument/2006/relationships/fontTable" Target="fontTable.xml"/><Relationship Id="rId61" Type="http://schemas.openxmlformats.org/officeDocument/2006/relationships/image" Target="media/image49.emf"/><Relationship Id="rId82" Type="http://schemas.openxmlformats.org/officeDocument/2006/relationships/image" Target="media/image68.emf"/><Relationship Id="rId152" Type="http://schemas.openxmlformats.org/officeDocument/2006/relationships/image" Target="media/image126.wmf"/><Relationship Id="rId173" Type="http://schemas.openxmlformats.org/officeDocument/2006/relationships/image" Target="media/image140.png"/><Relationship Id="rId19" Type="http://schemas.openxmlformats.org/officeDocument/2006/relationships/image" Target="media/image12.emf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7.wmf"/><Relationship Id="rId56" Type="http://schemas.openxmlformats.org/officeDocument/2006/relationships/image" Target="media/image44.emf"/><Relationship Id="rId77" Type="http://schemas.openxmlformats.org/officeDocument/2006/relationships/image" Target="media/image64.png"/><Relationship Id="rId100" Type="http://schemas.openxmlformats.org/officeDocument/2006/relationships/image" Target="media/image82.emf"/><Relationship Id="rId105" Type="http://schemas.openxmlformats.org/officeDocument/2006/relationships/image" Target="media/image87.emf"/><Relationship Id="rId126" Type="http://schemas.openxmlformats.org/officeDocument/2006/relationships/image" Target="media/image105.png"/><Relationship Id="rId147" Type="http://schemas.openxmlformats.org/officeDocument/2006/relationships/image" Target="media/image123.wmf"/><Relationship Id="rId168" Type="http://schemas.openxmlformats.org/officeDocument/2006/relationships/image" Target="media/image137.png"/><Relationship Id="rId8" Type="http://schemas.openxmlformats.org/officeDocument/2006/relationships/image" Target="media/image1.png"/><Relationship Id="rId51" Type="http://schemas.openxmlformats.org/officeDocument/2006/relationships/image" Target="media/image39.emf"/><Relationship Id="rId72" Type="http://schemas.openxmlformats.org/officeDocument/2006/relationships/image" Target="media/image59.emf"/><Relationship Id="rId93" Type="http://schemas.openxmlformats.org/officeDocument/2006/relationships/oleObject" Target="embeddings/oleObject11.bin"/><Relationship Id="rId98" Type="http://schemas.openxmlformats.org/officeDocument/2006/relationships/image" Target="media/image80.emf"/><Relationship Id="rId121" Type="http://schemas.openxmlformats.org/officeDocument/2006/relationships/image" Target="media/image100.png"/><Relationship Id="rId142" Type="http://schemas.openxmlformats.org/officeDocument/2006/relationships/image" Target="media/image118.png"/><Relationship Id="rId163" Type="http://schemas.openxmlformats.org/officeDocument/2006/relationships/image" Target="media/image134.wmf"/><Relationship Id="rId3" Type="http://schemas.openxmlformats.org/officeDocument/2006/relationships/styles" Target="styles.xml"/><Relationship Id="rId25" Type="http://schemas.openxmlformats.org/officeDocument/2006/relationships/image" Target="media/image18.emf"/><Relationship Id="rId46" Type="http://schemas.openxmlformats.org/officeDocument/2006/relationships/image" Target="media/image35.wmf"/><Relationship Id="rId67" Type="http://schemas.openxmlformats.org/officeDocument/2006/relationships/image" Target="media/image55.emf"/><Relationship Id="rId116" Type="http://schemas.openxmlformats.org/officeDocument/2006/relationships/image" Target="media/image96.wmf"/><Relationship Id="rId137" Type="http://schemas.openxmlformats.org/officeDocument/2006/relationships/image" Target="media/image113.png"/><Relationship Id="rId158" Type="http://schemas.openxmlformats.org/officeDocument/2006/relationships/image" Target="media/image130.png"/><Relationship Id="rId20" Type="http://schemas.openxmlformats.org/officeDocument/2006/relationships/image" Target="media/image13.emf"/><Relationship Id="rId41" Type="http://schemas.openxmlformats.org/officeDocument/2006/relationships/image" Target="media/image31.wmf"/><Relationship Id="rId62" Type="http://schemas.openxmlformats.org/officeDocument/2006/relationships/image" Target="media/image50.emf"/><Relationship Id="rId83" Type="http://schemas.openxmlformats.org/officeDocument/2006/relationships/image" Target="media/image69.emf"/><Relationship Id="rId88" Type="http://schemas.openxmlformats.org/officeDocument/2006/relationships/image" Target="media/image73.wmf"/><Relationship Id="rId111" Type="http://schemas.openxmlformats.org/officeDocument/2006/relationships/image" Target="media/image93.png"/><Relationship Id="rId132" Type="http://schemas.openxmlformats.org/officeDocument/2006/relationships/oleObject" Target="embeddings/oleObject17.bin"/><Relationship Id="rId153" Type="http://schemas.openxmlformats.org/officeDocument/2006/relationships/oleObject" Target="embeddings/oleObject20.bin"/><Relationship Id="rId174" Type="http://schemas.openxmlformats.org/officeDocument/2006/relationships/image" Target="media/image141.png"/><Relationship Id="rId179" Type="http://schemas.microsoft.com/office/2011/relationships/people" Target="people.xml"/><Relationship Id="rId15" Type="http://schemas.openxmlformats.org/officeDocument/2006/relationships/image" Target="media/image8.png"/><Relationship Id="rId36" Type="http://schemas.openxmlformats.org/officeDocument/2006/relationships/oleObject" Target="embeddings/oleObject2.bin"/><Relationship Id="rId57" Type="http://schemas.openxmlformats.org/officeDocument/2006/relationships/image" Target="media/image45.emf"/><Relationship Id="rId106" Type="http://schemas.openxmlformats.org/officeDocument/2006/relationships/image" Target="media/image88.emf"/><Relationship Id="rId127" Type="http://schemas.openxmlformats.org/officeDocument/2006/relationships/image" Target="media/image106.w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2331F-6624-4BD9-9313-E74CB0F46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2406</TotalTime>
  <Pages>24</Pages>
  <Words>1308</Words>
  <Characters>7460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임 대근</dc:creator>
  <cp:lastModifiedBy>신헌섭</cp:lastModifiedBy>
  <cp:revision>26</cp:revision>
  <dcterms:created xsi:type="dcterms:W3CDTF">2015-03-27T05:04:00Z</dcterms:created>
  <dcterms:modified xsi:type="dcterms:W3CDTF">2015-04-07T07:04:00Z</dcterms:modified>
</cp:coreProperties>
</file>